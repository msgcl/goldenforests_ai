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73ACF" w14:textId="77777777" w:rsidR="006A4692" w:rsidRPr="00C47B6F" w:rsidRDefault="006A4692" w:rsidP="006A4692">
      <w:pPr>
        <w:pStyle w:val="Heading1"/>
        <w:rPr>
          <w:color w:val="000000" w:themeColor="text1"/>
        </w:rPr>
      </w:pPr>
      <w:r w:rsidRPr="00C47B6F">
        <w:rPr>
          <w:color w:val="000000" w:themeColor="text1"/>
        </w:rPr>
        <w:t>Frequently Asked Questions</w:t>
      </w:r>
    </w:p>
    <w:p w14:paraId="686AB25E" w14:textId="77777777" w:rsidR="006A4692" w:rsidRDefault="006A4692" w:rsidP="006A4692">
      <w:pPr>
        <w:rPr>
          <w:color w:val="000000" w:themeColor="text1"/>
        </w:rPr>
      </w:pPr>
      <w:r w:rsidRPr="00C47B6F">
        <w:rPr>
          <w:color w:val="000000" w:themeColor="text1"/>
        </w:rPr>
        <w:t>All Original FAQs Plus Updates</w:t>
      </w:r>
      <w:r>
        <w:rPr>
          <w:color w:val="000000" w:themeColor="text1"/>
        </w:rPr>
        <w:t xml:space="preserve"> - </w:t>
      </w:r>
      <w:r w:rsidRPr="00C47B6F">
        <w:rPr>
          <w:color w:val="000000" w:themeColor="text1"/>
        </w:rPr>
        <w:t>March 2026</w:t>
      </w:r>
    </w:p>
    <w:p w14:paraId="368E5294" w14:textId="6CC8A4E4" w:rsidR="006A4692" w:rsidRPr="006A4692" w:rsidRDefault="006A4692" w:rsidP="006A4692">
      <w:pPr>
        <w:rPr>
          <w:color w:val="000000" w:themeColor="text1"/>
        </w:rPr>
      </w:pPr>
      <w:r>
        <w:rPr>
          <w:b/>
        </w:rPr>
        <w:br/>
      </w:r>
      <w:r>
        <w:t>• BLACK = Original FAQ (no changes needed)</w:t>
      </w:r>
      <w:r>
        <w:br/>
      </w:r>
      <w:r>
        <w:rPr>
          <w:color w:val="FF0000"/>
        </w:rPr>
        <w:t xml:space="preserve">• RED = </w:t>
      </w:r>
      <w:r>
        <w:t>Needs updating (Business Plan changes)</w:t>
      </w:r>
      <w:r>
        <w:br/>
      </w:r>
      <w:r>
        <w:rPr>
          <w:color w:val="0000FF"/>
        </w:rPr>
        <w:t xml:space="preserve">• BLUE = </w:t>
      </w:r>
      <w:r>
        <w:t>New FAQ (not in original PDF)</w:t>
      </w:r>
    </w:p>
    <w:p w14:paraId="37E79182" w14:textId="2746F1CE" w:rsidR="007C7C88" w:rsidRPr="006A4692" w:rsidRDefault="007D654A" w:rsidP="006A4692">
      <w:pPr>
        <w:pStyle w:val="Heading1"/>
        <w:rPr>
          <w:color w:val="000000" w:themeColor="text1"/>
        </w:rPr>
      </w:pPr>
      <w:r w:rsidRPr="006A4692">
        <w:rPr>
          <w:color w:val="000000" w:themeColor="text1"/>
        </w:rPr>
        <w:t>1. MANGOES, AGARWOOD, AND GOLDEN FORESTS</w:t>
      </w:r>
    </w:p>
    <w:p w14:paraId="49C5EDC2" w14:textId="77777777" w:rsidR="007C7C88" w:rsidRDefault="007D654A">
      <w:r>
        <w:rPr>
          <w:b/>
        </w:rPr>
        <w:t>Q: What's the global demand for mangoes?</w:t>
      </w:r>
    </w:p>
    <w:p w14:paraId="493F1AE5" w14:textId="1C2D8910" w:rsidR="007C7C88" w:rsidRDefault="007D654A">
      <w:r>
        <w:t>A: Mangoes are one of the most consumed fruits in the world, with roughly 45 million tonnes eaten annually, five times more than strawberries. Global demand for premium mangoes continues to rise, particularly in countries where mango cultivation is limited.</w:t>
      </w:r>
      <w:r>
        <w:br/>
      </w:r>
      <w:r>
        <w:br/>
        <w:t>Export markets are still developing, and availability has been restricted, which means international trade offers significant growth potential.</w:t>
      </w:r>
      <w:r w:rsidR="008D0339">
        <w:t xml:space="preserve"> </w:t>
      </w:r>
      <w:ins w:id="0" w:author="mark quinn" w:date="2026-03-14T10:16:00Z" w16du:dateUtc="2026-03-14T02:16:00Z">
        <w:r w:rsidR="008D0339">
          <w:t>The</w:t>
        </w:r>
      </w:ins>
      <w:ins w:id="1" w:author="mark quinn" w:date="2026-03-14T10:17:00Z" w16du:dateUtc="2026-03-14T02:17:00Z">
        <w:r w:rsidR="008D0339">
          <w:t xml:space="preserve"> International Mango market is valued at approximately </w:t>
        </w:r>
      </w:ins>
      <w:ins w:id="2" w:author="mark quinn" w:date="2026-03-14T10:19:00Z" w16du:dateUtc="2026-03-14T02:19:00Z">
        <w:r w:rsidR="002E5B4E">
          <w:t xml:space="preserve">USD 55 billion and projected to </w:t>
        </w:r>
      </w:ins>
      <w:ins w:id="3" w:author="mark quinn" w:date="2026-03-14T10:20:00Z" w16du:dateUtc="2026-03-14T02:20:00Z">
        <w:r w:rsidR="002E5B4E">
          <w:t xml:space="preserve">68 billion by 2030 </w:t>
        </w:r>
        <w:r w:rsidR="002E5B4E" w:rsidRPr="002E5B4E">
          <w:rPr>
            <w:highlight w:val="yellow"/>
            <w:rPrChange w:id="4" w:author="mark quinn" w:date="2026-03-14T10:20:00Z" w16du:dateUtc="2026-03-14T02:20:00Z">
              <w:rPr/>
            </w:rPrChange>
          </w:rPr>
          <w:t>(per business plan)</w:t>
        </w:r>
      </w:ins>
    </w:p>
    <w:p w14:paraId="14F7A0DB" w14:textId="77777777" w:rsidR="007C7C88" w:rsidRDefault="007D654A">
      <w:r>
        <w:t>______________________________________________________________________</w:t>
      </w:r>
    </w:p>
    <w:p w14:paraId="7AE2A6FB" w14:textId="03298AA3" w:rsidR="007C7C88" w:rsidRPr="00C47B6F" w:rsidRDefault="007D654A">
      <w:pPr>
        <w:rPr>
          <w:b/>
          <w:bCs/>
        </w:rPr>
      </w:pPr>
      <w:r w:rsidRPr="00C47B6F">
        <w:rPr>
          <w:b/>
          <w:bCs/>
        </w:rPr>
        <w:t>Q: What's the global demand for Agarwood</w:t>
      </w:r>
      <w:r w:rsidR="00C47B6F" w:rsidRPr="00C47B6F">
        <w:rPr>
          <w:b/>
          <w:bCs/>
        </w:rPr>
        <w:t xml:space="preserve">: </w:t>
      </w:r>
      <w:r w:rsidRPr="00C47B6F">
        <w:rPr>
          <w:b/>
          <w:bCs/>
        </w:rPr>
        <w:t>O</w:t>
      </w:r>
      <w:r w:rsidR="006A4692">
        <w:rPr>
          <w:b/>
          <w:bCs/>
        </w:rPr>
        <w:t>=o</w:t>
      </w:r>
      <w:r w:rsidRPr="00C47B6F">
        <w:rPr>
          <w:b/>
          <w:bCs/>
        </w:rPr>
        <w:t xml:space="preserve">ud oil and </w:t>
      </w:r>
      <w:r w:rsidR="00C47B6F" w:rsidRPr="00C47B6F">
        <w:rPr>
          <w:b/>
          <w:bCs/>
        </w:rPr>
        <w:t>a</w:t>
      </w:r>
      <w:r w:rsidRPr="00C47B6F">
        <w:rPr>
          <w:b/>
          <w:bCs/>
        </w:rPr>
        <w:t xml:space="preserve">garwood </w:t>
      </w:r>
      <w:r w:rsidR="00C47B6F" w:rsidRPr="00C47B6F">
        <w:rPr>
          <w:b/>
          <w:bCs/>
        </w:rPr>
        <w:t xml:space="preserve">(oud wood </w:t>
      </w:r>
      <w:r w:rsidRPr="00C47B6F">
        <w:rPr>
          <w:b/>
          <w:bCs/>
        </w:rPr>
        <w:t>chips</w:t>
      </w:r>
      <w:r w:rsidR="00C47B6F" w:rsidRPr="00C47B6F">
        <w:rPr>
          <w:b/>
          <w:bCs/>
        </w:rPr>
        <w:t>)</w:t>
      </w:r>
      <w:r w:rsidRPr="00C47B6F">
        <w:rPr>
          <w:b/>
          <w:bCs/>
        </w:rPr>
        <w:t>?</w:t>
      </w:r>
    </w:p>
    <w:p w14:paraId="277D8719" w14:textId="1FDC99DD" w:rsidR="007C7C88" w:rsidRPr="00C47B6F" w:rsidRDefault="007D654A">
      <w:pPr>
        <w:rPr>
          <w:i/>
          <w:color w:val="FF0000"/>
        </w:rPr>
      </w:pPr>
      <w:r w:rsidRPr="00C47B6F">
        <w:t xml:space="preserve">A: Agarwood, derived from the </w:t>
      </w:r>
      <w:r w:rsidRPr="00E968CD">
        <w:rPr>
          <w:i/>
          <w:iCs/>
        </w:rPr>
        <w:t>Aquilaria Crassna</w:t>
      </w:r>
      <w:r w:rsidRPr="00C47B6F">
        <w:t xml:space="preserve"> tree, is the most valuable wood in the world. Agarwood chips are used for incense burning, traditional medicine and the perfumery and cosmetic industry. When the wood is distilled, it produces </w:t>
      </w:r>
      <w:r w:rsidR="00C47B6F" w:rsidRPr="00C47B6F">
        <w:t>o</w:t>
      </w:r>
      <w:r w:rsidRPr="00C47B6F">
        <w:t>ud oil, used in the world's most expensive perfumes by brands like Tom Ford, Chanel, Givenchy, and Creed.</w:t>
      </w:r>
      <w:r w:rsidRPr="00C47B6F">
        <w:br/>
      </w:r>
      <w:r w:rsidRPr="00C47B6F">
        <w:br/>
        <w:t xml:space="preserve">Over 1,000 new fragrances featuring </w:t>
      </w:r>
      <w:r w:rsidR="00C47B6F" w:rsidRPr="00C47B6F">
        <w:t>o</w:t>
      </w:r>
      <w:r w:rsidRPr="00C47B6F">
        <w:t>ud are launched every year</w:t>
      </w:r>
      <w:r w:rsidR="00C47B6F" w:rsidRPr="00C47B6F">
        <w:t>.</w:t>
      </w:r>
      <w:r w:rsidR="00C47B6F">
        <w:t xml:space="preserve"> </w:t>
      </w:r>
      <w:r>
        <w:rPr>
          <w:i/>
          <w:color w:val="FF0000"/>
        </w:rPr>
        <w:t xml:space="preserve">The international agarwood market is valued at approximately USD 41 billion and projected to reach USD 89 billion by 2030" </w:t>
      </w:r>
      <w:r w:rsidRPr="00424362">
        <w:rPr>
          <w:i/>
          <w:color w:val="FF0000"/>
          <w:highlight w:val="yellow"/>
        </w:rPr>
        <w:t xml:space="preserve">(per </w:t>
      </w:r>
      <w:r w:rsidRPr="00424362">
        <w:rPr>
          <w:i/>
          <w:color w:val="FF0000"/>
          <w:highlight w:val="yellow"/>
        </w:rPr>
        <w:t>Business Plan update)</w:t>
      </w:r>
    </w:p>
    <w:p w14:paraId="15B4A20D" w14:textId="77777777" w:rsidR="007C7C88" w:rsidRDefault="007D654A">
      <w:r>
        <w:t>______________________________________________________________________</w:t>
      </w:r>
    </w:p>
    <w:p w14:paraId="4DB989A4" w14:textId="77777777" w:rsidR="007C7C88" w:rsidRPr="00E968CD" w:rsidRDefault="007D654A">
      <w:pPr>
        <w:rPr>
          <w:rFonts w:cs="Times New Roman (Body CS)"/>
          <w:strike/>
        </w:rPr>
      </w:pPr>
      <w:r w:rsidRPr="00E968CD">
        <w:rPr>
          <w:rFonts w:cs="Times New Roman (Body CS)"/>
          <w:b/>
          <w:strike/>
        </w:rPr>
        <w:t>Q: Who is goldenforests.ai?</w:t>
      </w:r>
    </w:p>
    <w:p w14:paraId="61E225E7" w14:textId="48EF8127" w:rsidR="007C7C88" w:rsidRPr="00E968CD" w:rsidRDefault="007D654A">
      <w:pPr>
        <w:rPr>
          <w:rFonts w:cs="Times New Roman (Body CS)"/>
          <w:strike/>
        </w:rPr>
      </w:pPr>
      <w:r w:rsidRPr="00E968CD">
        <w:rPr>
          <w:rFonts w:cs="Times New Roman (Body CS)"/>
          <w:strike/>
        </w:rPr>
        <w:t>A: goldenforests.ai is a new-generation agroforestry company combining scientific expertise, AI technology and sustainable plantation management.</w:t>
      </w:r>
      <w:r w:rsidRPr="00E968CD">
        <w:rPr>
          <w:rFonts w:cs="Times New Roman (Body CS)"/>
          <w:strike/>
        </w:rPr>
        <w:br/>
      </w:r>
      <w:r w:rsidRPr="00E968CD">
        <w:rPr>
          <w:rFonts w:cs="Times New Roman (Body CS)"/>
          <w:strike/>
        </w:rPr>
        <w:br/>
        <w:t xml:space="preserve">We specialise in </w:t>
      </w:r>
      <w:r w:rsidR="00E968CD" w:rsidRPr="00E968CD">
        <w:rPr>
          <w:rFonts w:cs="Times New Roman (Body CS)"/>
          <w:strike/>
        </w:rPr>
        <w:t>a</w:t>
      </w:r>
      <w:r w:rsidRPr="00E968CD">
        <w:rPr>
          <w:rFonts w:cs="Times New Roman (Body CS)"/>
          <w:strike/>
        </w:rPr>
        <w:t xml:space="preserve">garwood and </w:t>
      </w:r>
      <w:r w:rsidR="00E968CD" w:rsidRPr="00E968CD">
        <w:rPr>
          <w:rFonts w:cs="Times New Roman (Body CS)"/>
          <w:strike/>
        </w:rPr>
        <w:t>m</w:t>
      </w:r>
      <w:r w:rsidRPr="00E968CD">
        <w:rPr>
          <w:rFonts w:cs="Times New Roman (Body CS)"/>
          <w:strike/>
        </w:rPr>
        <w:t>ango, creating enduring value for investors and local communities by transforming tree plantations into internationally recognised assets that promote economic growth and biodiversity.</w:t>
      </w:r>
    </w:p>
    <w:p w14:paraId="077B8EE6" w14:textId="77777777" w:rsidR="00E968CD" w:rsidRPr="00E968CD" w:rsidRDefault="00E968CD" w:rsidP="00E968CD">
      <w:pPr>
        <w:pStyle w:val="font-claude-response-body"/>
        <w:rPr>
          <w:rFonts w:ascii="Calibri" w:eastAsiaTheme="minorEastAsia" w:hAnsi="Calibri" w:cstheme="minorBidi"/>
          <w:i/>
          <w:color w:val="FF0000"/>
          <w:sz w:val="22"/>
          <w:szCs w:val="22"/>
          <w:lang w:eastAsia="en-US"/>
        </w:rPr>
      </w:pPr>
      <w:r w:rsidRPr="00E968CD">
        <w:rPr>
          <w:rFonts w:ascii="Calibri" w:eastAsiaTheme="minorEastAsia" w:hAnsi="Calibri" w:cstheme="minorBidi"/>
          <w:b/>
          <w:bCs/>
          <w:i/>
          <w:color w:val="FF0000"/>
          <w:sz w:val="22"/>
          <w:szCs w:val="22"/>
          <w:lang w:eastAsia="en-US"/>
        </w:rPr>
        <w:lastRenderedPageBreak/>
        <w:t xml:space="preserve">Q: Who </w:t>
      </w:r>
      <w:proofErr w:type="gramStart"/>
      <w:r w:rsidRPr="00E968CD">
        <w:rPr>
          <w:rFonts w:ascii="Calibri" w:eastAsiaTheme="minorEastAsia" w:hAnsi="Calibri" w:cstheme="minorBidi"/>
          <w:b/>
          <w:bCs/>
          <w:i/>
          <w:color w:val="FF0000"/>
          <w:sz w:val="22"/>
          <w:szCs w:val="22"/>
          <w:lang w:eastAsia="en-US"/>
        </w:rPr>
        <w:t>is</w:t>
      </w:r>
      <w:proofErr w:type="gramEnd"/>
      <w:r w:rsidRPr="00E968CD">
        <w:rPr>
          <w:rFonts w:ascii="Calibri" w:eastAsiaTheme="minorEastAsia" w:hAnsi="Calibri" w:cstheme="minorBidi"/>
          <w:b/>
          <w:bCs/>
          <w:i/>
          <w:color w:val="FF0000"/>
          <w:sz w:val="22"/>
          <w:szCs w:val="22"/>
          <w:lang w:eastAsia="en-US"/>
        </w:rPr>
        <w:t xml:space="preserve"> Golden Forests?</w:t>
      </w:r>
    </w:p>
    <w:p w14:paraId="2A25D556" w14:textId="77777777" w:rsidR="00E968CD" w:rsidRPr="00E968CD" w:rsidRDefault="00E968CD" w:rsidP="00E968CD">
      <w:pPr>
        <w:pStyle w:val="font-claude-response-body"/>
        <w:rPr>
          <w:rFonts w:ascii="Calibri" w:eastAsiaTheme="minorEastAsia" w:hAnsi="Calibri" w:cstheme="minorBidi"/>
          <w:i/>
          <w:color w:val="FF0000"/>
          <w:sz w:val="22"/>
          <w:szCs w:val="22"/>
          <w:lang w:eastAsia="en-US"/>
        </w:rPr>
      </w:pPr>
      <w:r w:rsidRPr="00E968CD">
        <w:rPr>
          <w:rFonts w:ascii="Calibri" w:eastAsiaTheme="minorEastAsia" w:hAnsi="Calibri" w:cstheme="minorBidi"/>
          <w:b/>
          <w:bCs/>
          <w:i/>
          <w:color w:val="FF0000"/>
          <w:sz w:val="22"/>
          <w:szCs w:val="22"/>
          <w:lang w:eastAsia="en-US"/>
        </w:rPr>
        <w:t>A:</w:t>
      </w:r>
      <w:r w:rsidRPr="00E968CD">
        <w:rPr>
          <w:rFonts w:ascii="Calibri" w:eastAsiaTheme="minorEastAsia" w:hAnsi="Calibri" w:cstheme="minorBidi"/>
          <w:i/>
          <w:color w:val="FF0000"/>
          <w:sz w:val="22"/>
          <w:szCs w:val="22"/>
          <w:lang w:eastAsia="en-US"/>
        </w:rPr>
        <w:t xml:space="preserve"> Golden Forests is an alternative investment platform offering private and professional investors access to professionally managed, high-value agroforestry plantations in the Philippines.</w:t>
      </w:r>
    </w:p>
    <w:p w14:paraId="08761E89" w14:textId="41DD3670" w:rsidR="00E968CD" w:rsidRPr="00E968CD" w:rsidRDefault="00E968CD" w:rsidP="00E968CD">
      <w:pPr>
        <w:pStyle w:val="font-claude-response-body"/>
        <w:rPr>
          <w:rFonts w:ascii="Calibri" w:eastAsiaTheme="minorEastAsia" w:hAnsi="Calibri" w:cstheme="minorBidi"/>
          <w:i/>
          <w:color w:val="FF0000"/>
          <w:sz w:val="22"/>
          <w:szCs w:val="22"/>
          <w:lang w:eastAsia="en-US"/>
        </w:rPr>
      </w:pPr>
      <w:r w:rsidRPr="00E968CD">
        <w:rPr>
          <w:rFonts w:ascii="Calibri" w:eastAsiaTheme="minorEastAsia" w:hAnsi="Calibri" w:cstheme="minorBidi"/>
          <w:i/>
          <w:color w:val="FF0000"/>
          <w:sz w:val="22"/>
          <w:szCs w:val="22"/>
          <w:lang w:eastAsia="en-US"/>
        </w:rPr>
        <w:t xml:space="preserve">We specialise in two of the world's most valuable natural commodities: agarwood, cultivated from Aquilaria </w:t>
      </w:r>
      <w:proofErr w:type="spellStart"/>
      <w:r w:rsidRPr="00E968CD">
        <w:rPr>
          <w:rFonts w:ascii="Calibri" w:eastAsiaTheme="minorEastAsia" w:hAnsi="Calibri" w:cstheme="minorBidi"/>
          <w:i/>
          <w:color w:val="FF0000"/>
          <w:sz w:val="22"/>
          <w:szCs w:val="22"/>
          <w:lang w:eastAsia="en-US"/>
        </w:rPr>
        <w:t>crassna</w:t>
      </w:r>
      <w:proofErr w:type="spellEnd"/>
      <w:r w:rsidRPr="00E968CD">
        <w:rPr>
          <w:rFonts w:ascii="Calibri" w:eastAsiaTheme="minorEastAsia" w:hAnsi="Calibri" w:cstheme="minorBidi"/>
          <w:i/>
          <w:color w:val="FF0000"/>
          <w:sz w:val="22"/>
          <w:szCs w:val="22"/>
          <w:lang w:eastAsia="en-US"/>
        </w:rPr>
        <w:t>, and our proprietary Sweet Elena Carabao mango, a university-developed hybrid variety</w:t>
      </w:r>
      <w:ins w:id="5" w:author="mark quinn" w:date="2026-03-14T10:21:00Z" w16du:dateUtc="2026-03-14T02:21:00Z">
        <w:r w:rsidR="002E5B4E">
          <w:rPr>
            <w:rFonts w:ascii="Calibri" w:eastAsiaTheme="minorEastAsia" w:hAnsi="Calibri" w:cstheme="minorBidi"/>
            <w:i/>
            <w:color w:val="FF0000"/>
            <w:sz w:val="22"/>
            <w:szCs w:val="22"/>
            <w:lang w:eastAsia="en-US"/>
          </w:rPr>
          <w:t xml:space="preserve"> which incorporates dwarfing techniques for high density planting,</w:t>
        </w:r>
      </w:ins>
      <w:r w:rsidRPr="00E968CD">
        <w:rPr>
          <w:rFonts w:ascii="Calibri" w:eastAsiaTheme="minorEastAsia" w:hAnsi="Calibri" w:cstheme="minorBidi"/>
          <w:i/>
          <w:color w:val="FF0000"/>
          <w:sz w:val="22"/>
          <w:szCs w:val="22"/>
          <w:lang w:eastAsia="en-US"/>
        </w:rPr>
        <w:t xml:space="preserve"> exclusive to Golden Forests.</w:t>
      </w:r>
      <w:r>
        <w:rPr>
          <w:rFonts w:ascii="Calibri" w:eastAsiaTheme="minorEastAsia" w:hAnsi="Calibri" w:cstheme="minorBidi"/>
          <w:i/>
          <w:color w:val="FF0000"/>
          <w:sz w:val="22"/>
          <w:szCs w:val="22"/>
          <w:lang w:eastAsia="en-US"/>
        </w:rPr>
        <w:t xml:space="preserve"> </w:t>
      </w:r>
    </w:p>
    <w:p w14:paraId="11815813" w14:textId="51D0757A" w:rsidR="00E968CD" w:rsidRPr="00424362" w:rsidRDefault="00E968CD" w:rsidP="00424362">
      <w:pPr>
        <w:pStyle w:val="font-claude-response-body"/>
        <w:rPr>
          <w:rFonts w:ascii="Calibri" w:eastAsiaTheme="minorEastAsia" w:hAnsi="Calibri" w:cstheme="minorBidi"/>
          <w:i/>
          <w:color w:val="FF0000"/>
          <w:sz w:val="22"/>
          <w:szCs w:val="22"/>
          <w:lang w:eastAsia="en-US"/>
        </w:rPr>
      </w:pPr>
      <w:r w:rsidRPr="00E968CD">
        <w:rPr>
          <w:rFonts w:ascii="Calibri" w:eastAsiaTheme="minorEastAsia" w:hAnsi="Calibri" w:cstheme="minorBidi"/>
          <w:i/>
          <w:color w:val="FF0000"/>
          <w:sz w:val="22"/>
          <w:szCs w:val="22"/>
          <w:lang w:eastAsia="en-US"/>
        </w:rPr>
        <w:t>Through AI-enabled plantation management, exclusive cultivation technologies, and institutional-grade transparency, we create enduring value for investors and local communities by transforming tree plantations into internationally recognised assets that promote economic growth and biodiversity.</w:t>
      </w:r>
      <w:r w:rsidR="00424362">
        <w:rPr>
          <w:rFonts w:ascii="Calibri" w:eastAsiaTheme="minorEastAsia" w:hAnsi="Calibri" w:cstheme="minorBidi"/>
          <w:i/>
          <w:color w:val="FF0000"/>
          <w:sz w:val="22"/>
          <w:szCs w:val="22"/>
          <w:lang w:eastAsia="en-US"/>
        </w:rPr>
        <w:t xml:space="preserve"> </w:t>
      </w:r>
      <w:r w:rsidR="00424362" w:rsidRPr="00424362">
        <w:rPr>
          <w:rFonts w:ascii="Calibri" w:eastAsiaTheme="minorEastAsia" w:hAnsi="Calibri" w:cstheme="minorBidi"/>
          <w:i/>
          <w:color w:val="FF0000"/>
          <w:sz w:val="22"/>
          <w:szCs w:val="22"/>
          <w:highlight w:val="yellow"/>
          <w:lang w:eastAsia="en-US"/>
        </w:rPr>
        <w:t>(to bring in line with the business plan, LinkedIn and the boilerplates, as well as the brand name).</w:t>
      </w:r>
    </w:p>
    <w:p w14:paraId="3BD4FA24" w14:textId="77777777" w:rsidR="007C7C88" w:rsidRDefault="007D654A">
      <w:r>
        <w:t>______________________________________________________________________</w:t>
      </w:r>
    </w:p>
    <w:p w14:paraId="748D0E24" w14:textId="77777777" w:rsidR="007C7C88" w:rsidRPr="00424362" w:rsidRDefault="007D654A">
      <w:pPr>
        <w:rPr>
          <w:rFonts w:cs="Times New Roman (Body CS)"/>
          <w:strike/>
        </w:rPr>
      </w:pPr>
      <w:r w:rsidRPr="00424362">
        <w:rPr>
          <w:rFonts w:cs="Times New Roman (Body CS)"/>
          <w:b/>
          <w:strike/>
        </w:rPr>
        <w:t xml:space="preserve">Q: What's </w:t>
      </w:r>
      <w:proofErr w:type="spellStart"/>
      <w:r w:rsidRPr="00424362">
        <w:rPr>
          <w:rFonts w:cs="Times New Roman (Body CS)"/>
          <w:b/>
          <w:strike/>
        </w:rPr>
        <w:t>goldenforests</w:t>
      </w:r>
      <w:proofErr w:type="spellEnd"/>
      <w:r w:rsidRPr="00424362">
        <w:rPr>
          <w:rFonts w:cs="Times New Roman (Body CS)"/>
          <w:b/>
          <w:strike/>
        </w:rPr>
        <w:t xml:space="preserve"> vision?</w:t>
      </w:r>
    </w:p>
    <w:p w14:paraId="62647DD4" w14:textId="0C5768F3" w:rsidR="007C7C88" w:rsidRPr="00424362" w:rsidRDefault="007D654A">
      <w:pPr>
        <w:rPr>
          <w:rFonts w:cs="Times New Roman (Body CS)"/>
          <w:strike/>
        </w:rPr>
      </w:pPr>
      <w:r w:rsidRPr="00424362">
        <w:rPr>
          <w:rFonts w:cs="Times New Roman (Body CS)"/>
          <w:strike/>
        </w:rPr>
        <w:t>A: To pioneer the future of sustainable agroforestry by becoming the leading provider of premium Aquilaria Crassna (agarwood), mango in the Philippines, contributing to local economic development, biodiversity conservation, and global environmental resilience.</w:t>
      </w:r>
    </w:p>
    <w:p w14:paraId="28C36B5F" w14:textId="77777777"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Q: What's Golden Forests' vision?</w:t>
      </w:r>
    </w:p>
    <w:p w14:paraId="6D227CC0" w14:textId="755215DD"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A:</w:t>
      </w:r>
      <w:r w:rsidRPr="00424362">
        <w:rPr>
          <w:rFonts w:ascii="Calibri" w:eastAsiaTheme="minorEastAsia" w:hAnsi="Calibri" w:cstheme="minorBidi"/>
          <w:i/>
          <w:color w:val="FF0000"/>
          <w:sz w:val="22"/>
          <w:szCs w:val="22"/>
          <w:lang w:eastAsia="en-US"/>
        </w:rPr>
        <w:t xml:space="preserve"> Lead sustainable agroforestry in Asia through Agroforestry Intelligence, combining artificial intelligence, advanced science, and elite genetics to create long-term value, resilient ecosystems, and thriving communities.</w:t>
      </w:r>
      <w:r>
        <w:rPr>
          <w:rFonts w:ascii="Calibri" w:eastAsiaTheme="minorEastAsia" w:hAnsi="Calibri" w:cstheme="minorBidi"/>
          <w:i/>
          <w:color w:val="FF0000"/>
          <w:sz w:val="22"/>
          <w:szCs w:val="22"/>
          <w:lang w:eastAsia="en-US"/>
        </w:rPr>
        <w:t xml:space="preserve"> </w:t>
      </w:r>
      <w:r w:rsidRPr="00424362">
        <w:rPr>
          <w:rFonts w:ascii="Calibri" w:eastAsiaTheme="minorEastAsia" w:hAnsi="Calibri" w:cstheme="minorBidi"/>
          <w:i/>
          <w:color w:val="FF0000"/>
          <w:sz w:val="22"/>
          <w:szCs w:val="22"/>
          <w:highlight w:val="yellow"/>
          <w:lang w:eastAsia="en-US"/>
        </w:rPr>
        <w:t>(From the approved vision in the business plan).</w:t>
      </w:r>
    </w:p>
    <w:p w14:paraId="443C0682" w14:textId="77777777" w:rsidR="007C7C88" w:rsidRDefault="007D654A">
      <w:r>
        <w:t>______________________________________________________________________</w:t>
      </w:r>
    </w:p>
    <w:p w14:paraId="4DD2708F" w14:textId="77777777" w:rsidR="007C7C88" w:rsidRDefault="007D654A">
      <w:r>
        <w:br w:type="page"/>
      </w:r>
    </w:p>
    <w:p w14:paraId="1D34F4CB" w14:textId="77777777" w:rsidR="007C7C88" w:rsidRDefault="007D654A">
      <w:pPr>
        <w:pStyle w:val="Heading1"/>
      </w:pPr>
      <w:r w:rsidRPr="006A4692">
        <w:rPr>
          <w:color w:val="000000" w:themeColor="text1"/>
        </w:rPr>
        <w:lastRenderedPageBreak/>
        <w:t>2. MISSION, VALUES, AND OBJECTIVES</w:t>
      </w:r>
    </w:p>
    <w:p w14:paraId="139FD73B" w14:textId="77777777" w:rsidR="007C7C88" w:rsidRPr="00424362" w:rsidRDefault="007D654A">
      <w:pPr>
        <w:rPr>
          <w:rFonts w:cs="Times New Roman (Body CS)"/>
          <w:strike/>
        </w:rPr>
      </w:pPr>
      <w:r w:rsidRPr="00424362">
        <w:rPr>
          <w:rFonts w:cs="Times New Roman (Body CS)"/>
          <w:b/>
          <w:strike/>
        </w:rPr>
        <w:t xml:space="preserve">Q: What is </w:t>
      </w:r>
      <w:proofErr w:type="spellStart"/>
      <w:r w:rsidRPr="00424362">
        <w:rPr>
          <w:rFonts w:cs="Times New Roman (Body CS)"/>
          <w:b/>
          <w:strike/>
        </w:rPr>
        <w:t>goldenforests.ai's</w:t>
      </w:r>
      <w:proofErr w:type="spellEnd"/>
      <w:r w:rsidRPr="00424362">
        <w:rPr>
          <w:rFonts w:cs="Times New Roman (Body CS)"/>
          <w:b/>
          <w:strike/>
        </w:rPr>
        <w:t xml:space="preserve"> Mission Statement?</w:t>
      </w:r>
    </w:p>
    <w:p w14:paraId="7610B0D9" w14:textId="77777777" w:rsidR="007C7C88" w:rsidRDefault="007D654A">
      <w:pPr>
        <w:rPr>
          <w:rFonts w:cs="Times New Roman (Body CS)"/>
          <w:strike/>
        </w:rPr>
      </w:pPr>
      <w:r w:rsidRPr="00424362">
        <w:rPr>
          <w:rFonts w:cs="Times New Roman (Body CS)"/>
          <w:strike/>
        </w:rPr>
        <w:t>A: We aim to create enduring value for both investors and local communities by transforming Asian tree plantations into internationally recognised assets that deliver economic prosperity and environmental sustainability.</w:t>
      </w:r>
      <w:r w:rsidRPr="00424362">
        <w:rPr>
          <w:rFonts w:cs="Times New Roman (Body CS)"/>
          <w:strike/>
        </w:rPr>
        <w:br/>
      </w:r>
      <w:r w:rsidRPr="00424362">
        <w:rPr>
          <w:rFonts w:cs="Times New Roman (Body CS)"/>
          <w:strike/>
        </w:rPr>
        <w:br/>
        <w:t>Our mission is to establish a thriving and ethical agroforestry enterprise that harnesses the unique potential of agarwood and mango cultivation. We are committed to empowering local communities, advancing sustainable practices, producing world-class products, and supporting climate change mitigation, resilience and adaptation.</w:t>
      </w:r>
    </w:p>
    <w:p w14:paraId="0724BF3A" w14:textId="77777777"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Q: What is Golden Forests' Mission Statement?</w:t>
      </w:r>
    </w:p>
    <w:p w14:paraId="27C8D5DC" w14:textId="77777777"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A:</w:t>
      </w:r>
      <w:r w:rsidRPr="00424362">
        <w:rPr>
          <w:rFonts w:ascii="Calibri" w:eastAsiaTheme="minorEastAsia" w:hAnsi="Calibri" w:cstheme="minorBidi"/>
          <w:i/>
          <w:color w:val="FF0000"/>
          <w:sz w:val="22"/>
          <w:szCs w:val="22"/>
          <w:lang w:eastAsia="en-US"/>
        </w:rPr>
        <w:t xml:space="preserve"> Position sustainable agroforestry as a compelling alternative investment, delivering outstanding long-term returns whilst creating local impact and environmental sustainability.</w:t>
      </w:r>
    </w:p>
    <w:p w14:paraId="71AF2EFC" w14:textId="2CB077A2" w:rsidR="00424362" w:rsidRPr="00424362" w:rsidRDefault="00424362" w:rsidP="00424362">
      <w:pPr>
        <w:pStyle w:val="font-claude-response-body"/>
      </w:pPr>
      <w:r w:rsidRPr="00424362">
        <w:rPr>
          <w:rFonts w:ascii="Calibri" w:eastAsiaTheme="minorEastAsia" w:hAnsi="Calibri" w:cstheme="minorBidi"/>
          <w:i/>
          <w:color w:val="FF0000"/>
          <w:sz w:val="22"/>
          <w:szCs w:val="22"/>
          <w:lang w:eastAsia="en-US"/>
        </w:rPr>
        <w:t>Transform Asian tree plantations into internationally recognised, high-value assets through sustainable practices, world-class production, and community partnership.</w:t>
      </w:r>
      <w:r>
        <w:t xml:space="preserve"> </w:t>
      </w:r>
      <w:r w:rsidRPr="00424362">
        <w:rPr>
          <w:rFonts w:ascii="Calibri" w:eastAsiaTheme="minorEastAsia" w:hAnsi="Calibri" w:cstheme="minorBidi"/>
          <w:i/>
          <w:color w:val="FF0000"/>
          <w:sz w:val="22"/>
          <w:szCs w:val="22"/>
          <w:highlight w:val="yellow"/>
          <w:lang w:eastAsia="en-US"/>
        </w:rPr>
        <w:t xml:space="preserve">(From the approved </w:t>
      </w:r>
      <w:r>
        <w:rPr>
          <w:rFonts w:ascii="Calibri" w:eastAsiaTheme="minorEastAsia" w:hAnsi="Calibri" w:cstheme="minorBidi"/>
          <w:i/>
          <w:color w:val="FF0000"/>
          <w:sz w:val="22"/>
          <w:szCs w:val="22"/>
          <w:highlight w:val="yellow"/>
          <w:lang w:eastAsia="en-US"/>
        </w:rPr>
        <w:t>missio</w:t>
      </w:r>
      <w:r w:rsidRPr="00424362">
        <w:rPr>
          <w:rFonts w:ascii="Calibri" w:eastAsiaTheme="minorEastAsia" w:hAnsi="Calibri" w:cstheme="minorBidi"/>
          <w:i/>
          <w:color w:val="FF0000"/>
          <w:sz w:val="22"/>
          <w:szCs w:val="22"/>
          <w:highlight w:val="yellow"/>
          <w:lang w:eastAsia="en-US"/>
        </w:rPr>
        <w:t>n in the business plan).</w:t>
      </w:r>
    </w:p>
    <w:p w14:paraId="795D5A6E" w14:textId="77777777" w:rsidR="007C7C88" w:rsidRDefault="007D654A">
      <w:r>
        <w:t>______________________________________________________________________</w:t>
      </w:r>
    </w:p>
    <w:p w14:paraId="0D6339DB" w14:textId="77777777" w:rsidR="007C7C88" w:rsidRPr="00424362" w:rsidRDefault="007D654A">
      <w:pPr>
        <w:rPr>
          <w:rFonts w:cs="Times New Roman (Body CS)"/>
          <w:strike/>
        </w:rPr>
      </w:pPr>
      <w:r w:rsidRPr="00424362">
        <w:rPr>
          <w:rFonts w:cs="Times New Roman (Body CS)"/>
          <w:b/>
          <w:strike/>
        </w:rPr>
        <w:t xml:space="preserve">Q: What are </w:t>
      </w:r>
      <w:proofErr w:type="spellStart"/>
      <w:r w:rsidRPr="00424362">
        <w:rPr>
          <w:rFonts w:cs="Times New Roman (Body CS)"/>
          <w:b/>
          <w:strike/>
        </w:rPr>
        <w:t>goldenforests.ai's</w:t>
      </w:r>
      <w:proofErr w:type="spellEnd"/>
      <w:r w:rsidRPr="00424362">
        <w:rPr>
          <w:rFonts w:cs="Times New Roman (Body CS)"/>
          <w:b/>
          <w:strike/>
        </w:rPr>
        <w:t xml:space="preserve"> Key Objectives?</w:t>
      </w:r>
    </w:p>
    <w:p w14:paraId="32AF3ED5" w14:textId="77777777" w:rsidR="007C7C88" w:rsidRPr="00424362" w:rsidRDefault="007D654A">
      <w:pPr>
        <w:rPr>
          <w:rFonts w:cs="Times New Roman (Body CS)"/>
          <w:strike/>
        </w:rPr>
      </w:pPr>
      <w:r w:rsidRPr="00424362">
        <w:rPr>
          <w:rFonts w:cs="Times New Roman (Body CS)"/>
          <w:strike/>
        </w:rPr>
        <w:t>A: Deliver strong and sustainable returns for investors by combining advanced agroforestry science with state-of-the-art AI-driven plantation management.</w:t>
      </w:r>
      <w:r w:rsidRPr="00424362">
        <w:rPr>
          <w:rFonts w:cs="Times New Roman (Body CS)"/>
          <w:strike/>
        </w:rPr>
        <w:br/>
      </w:r>
      <w:r w:rsidRPr="00424362">
        <w:rPr>
          <w:rFonts w:cs="Times New Roman (Body CS)"/>
          <w:strike/>
        </w:rPr>
        <w:br/>
        <w:t>Ensure full regulatory compliance and licensing in the UAE and Asian partner countries, setting a new benchmark for transparent and ethical cross-border agricultural investment.</w:t>
      </w:r>
      <w:r w:rsidRPr="00424362">
        <w:rPr>
          <w:rFonts w:cs="Times New Roman (Body CS)"/>
          <w:strike/>
        </w:rPr>
        <w:br/>
      </w:r>
      <w:r w:rsidRPr="00424362">
        <w:rPr>
          <w:rFonts w:cs="Times New Roman (Body CS)"/>
          <w:strike/>
        </w:rPr>
        <w:br/>
        <w:t>Expand our investor network and regional presence through strategic partnerships with like-minded institutions and stakeholders.</w:t>
      </w:r>
      <w:r w:rsidRPr="00424362">
        <w:rPr>
          <w:rFonts w:cs="Times New Roman (Body CS)"/>
          <w:strike/>
        </w:rPr>
        <w:br/>
      </w:r>
      <w:r w:rsidRPr="00424362">
        <w:rPr>
          <w:rFonts w:cs="Times New Roman (Body CS)"/>
          <w:strike/>
        </w:rPr>
        <w:br/>
        <w:t>Establish industry-leading standards in sustainable plantation management and responsible economic development.</w:t>
      </w:r>
      <w:r w:rsidRPr="00424362">
        <w:rPr>
          <w:rFonts w:cs="Times New Roman (Body CS)"/>
          <w:strike/>
        </w:rPr>
        <w:br/>
      </w:r>
      <w:r w:rsidRPr="00424362">
        <w:rPr>
          <w:rFonts w:cs="Times New Roman (Body CS)"/>
          <w:strike/>
        </w:rPr>
        <w:br/>
        <w:t xml:space="preserve">Lead with best-in-class governance and reporting, fostering trust, clarity and enduring </w:t>
      </w:r>
      <w:r w:rsidRPr="00424362">
        <w:rPr>
          <w:rFonts w:cs="Times New Roman (Body CS)"/>
          <w:strike/>
        </w:rPr>
        <w:t>relationships with our investors and partners.</w:t>
      </w:r>
    </w:p>
    <w:p w14:paraId="5F889417" w14:textId="77777777"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Q: What are Golden Forests' Key Objectives?</w:t>
      </w:r>
    </w:p>
    <w:p w14:paraId="15A61FEF" w14:textId="77777777"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A:</w:t>
      </w:r>
    </w:p>
    <w:p w14:paraId="2123C4AE" w14:textId="77777777"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lastRenderedPageBreak/>
        <w:t>Financial Performance:</w:t>
      </w:r>
      <w:r w:rsidRPr="00424362">
        <w:rPr>
          <w:rFonts w:ascii="Calibri" w:eastAsiaTheme="minorEastAsia" w:hAnsi="Calibri" w:cstheme="minorBidi"/>
          <w:i/>
          <w:color w:val="FF0000"/>
          <w:sz w:val="22"/>
          <w:szCs w:val="22"/>
          <w:lang w:eastAsia="en-US"/>
        </w:rPr>
        <w:t xml:space="preserve"> Generate sustainable returns through advanced agroforestry science and AI-enabled management</w:t>
      </w:r>
    </w:p>
    <w:p w14:paraId="743D0B2B" w14:textId="77777777"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Regulatory Excellence:</w:t>
      </w:r>
      <w:r w:rsidRPr="00424362">
        <w:rPr>
          <w:rFonts w:ascii="Calibri" w:eastAsiaTheme="minorEastAsia" w:hAnsi="Calibri" w:cstheme="minorBidi"/>
          <w:i/>
          <w:color w:val="FF0000"/>
          <w:sz w:val="22"/>
          <w:szCs w:val="22"/>
          <w:lang w:eastAsia="en-US"/>
        </w:rPr>
        <w:t xml:space="preserve"> Maintain full compliance with robust governance across all jurisdictions</w:t>
      </w:r>
    </w:p>
    <w:p w14:paraId="64E26728" w14:textId="77777777"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Market Growth:</w:t>
      </w:r>
      <w:r w:rsidRPr="00424362">
        <w:rPr>
          <w:rFonts w:ascii="Calibri" w:eastAsiaTheme="minorEastAsia" w:hAnsi="Calibri" w:cstheme="minorBidi"/>
          <w:i/>
          <w:color w:val="FF0000"/>
          <w:sz w:val="22"/>
          <w:szCs w:val="22"/>
          <w:lang w:eastAsia="en-US"/>
        </w:rPr>
        <w:t xml:space="preserve"> Build a geographically diversified client base through disciplined expansion</w:t>
      </w:r>
    </w:p>
    <w:p w14:paraId="5C9C5101" w14:textId="77777777"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Operational Innovation:</w:t>
      </w:r>
      <w:r w:rsidRPr="00424362">
        <w:rPr>
          <w:rFonts w:ascii="Calibri" w:eastAsiaTheme="minorEastAsia" w:hAnsi="Calibri" w:cstheme="minorBidi"/>
          <w:i/>
          <w:color w:val="FF0000"/>
          <w:sz w:val="22"/>
          <w:szCs w:val="22"/>
          <w:lang w:eastAsia="en-US"/>
        </w:rPr>
        <w:t xml:space="preserve"> Develop scalable plantation models integrating sustainability and yield optimisation</w:t>
      </w:r>
    </w:p>
    <w:p w14:paraId="2181AA56" w14:textId="309A4516" w:rsidR="00424362" w:rsidRPr="000B16B7" w:rsidRDefault="00424362" w:rsidP="000B16B7">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Stakeholder Confidence:</w:t>
      </w:r>
      <w:r w:rsidRPr="00424362">
        <w:rPr>
          <w:rFonts w:ascii="Calibri" w:eastAsiaTheme="minorEastAsia" w:hAnsi="Calibri" w:cstheme="minorBidi"/>
          <w:i/>
          <w:color w:val="FF0000"/>
          <w:sz w:val="22"/>
          <w:szCs w:val="22"/>
          <w:lang w:eastAsia="en-US"/>
        </w:rPr>
        <w:t xml:space="preserve"> Uphold rigorous governance, financial controls, and transparent reporting</w:t>
      </w:r>
      <w:r>
        <w:rPr>
          <w:rFonts w:ascii="Calibri" w:eastAsiaTheme="minorEastAsia" w:hAnsi="Calibri" w:cstheme="minorBidi"/>
          <w:i/>
          <w:color w:val="FF0000"/>
          <w:sz w:val="22"/>
          <w:szCs w:val="22"/>
          <w:lang w:eastAsia="en-US"/>
        </w:rPr>
        <w:t xml:space="preserve"> </w:t>
      </w:r>
      <w:r w:rsidRPr="00424362">
        <w:rPr>
          <w:rFonts w:ascii="Calibri" w:eastAsiaTheme="minorEastAsia" w:hAnsi="Calibri" w:cstheme="minorBidi"/>
          <w:i/>
          <w:color w:val="FF0000"/>
          <w:sz w:val="22"/>
          <w:szCs w:val="22"/>
          <w:highlight w:val="yellow"/>
          <w:lang w:eastAsia="en-US"/>
        </w:rPr>
        <w:t xml:space="preserve">(From the approved </w:t>
      </w:r>
      <w:r>
        <w:rPr>
          <w:rFonts w:ascii="Calibri" w:eastAsiaTheme="minorEastAsia" w:hAnsi="Calibri" w:cstheme="minorBidi"/>
          <w:i/>
          <w:color w:val="FF0000"/>
          <w:sz w:val="22"/>
          <w:szCs w:val="22"/>
          <w:highlight w:val="yellow"/>
          <w:lang w:eastAsia="en-US"/>
        </w:rPr>
        <w:t>key objectives</w:t>
      </w:r>
      <w:r w:rsidRPr="00424362">
        <w:rPr>
          <w:rFonts w:ascii="Calibri" w:eastAsiaTheme="minorEastAsia" w:hAnsi="Calibri" w:cstheme="minorBidi"/>
          <w:i/>
          <w:color w:val="FF0000"/>
          <w:sz w:val="22"/>
          <w:szCs w:val="22"/>
          <w:highlight w:val="yellow"/>
          <w:lang w:eastAsia="en-US"/>
        </w:rPr>
        <w:t xml:space="preserve"> in the business plan).</w:t>
      </w:r>
    </w:p>
    <w:p w14:paraId="080A34AB" w14:textId="77777777" w:rsidR="007C7C88" w:rsidRDefault="007D654A">
      <w:r>
        <w:t>______________________________________________________________________</w:t>
      </w:r>
    </w:p>
    <w:p w14:paraId="0A933BF2" w14:textId="77777777" w:rsidR="007C7C88" w:rsidRPr="00424362" w:rsidRDefault="007D654A">
      <w:pPr>
        <w:rPr>
          <w:rFonts w:cs="Times New Roman (Body CS)"/>
          <w:strike/>
        </w:rPr>
      </w:pPr>
      <w:r w:rsidRPr="00424362">
        <w:rPr>
          <w:rFonts w:cs="Times New Roman (Body CS)"/>
          <w:b/>
          <w:strike/>
        </w:rPr>
        <w:t xml:space="preserve">Q: What are </w:t>
      </w:r>
      <w:proofErr w:type="spellStart"/>
      <w:r w:rsidRPr="00424362">
        <w:rPr>
          <w:rFonts w:cs="Times New Roman (Body CS)"/>
          <w:b/>
          <w:strike/>
        </w:rPr>
        <w:t>goldenforests.ai's</w:t>
      </w:r>
      <w:proofErr w:type="spellEnd"/>
      <w:r w:rsidRPr="00424362">
        <w:rPr>
          <w:rFonts w:cs="Times New Roman (Body CS)"/>
          <w:b/>
          <w:strike/>
        </w:rPr>
        <w:t xml:space="preserve"> Core Values?</w:t>
      </w:r>
    </w:p>
    <w:p w14:paraId="4D6F72C1" w14:textId="77777777" w:rsidR="007C7C88" w:rsidRDefault="007D654A">
      <w:pPr>
        <w:rPr>
          <w:rFonts w:cs="Times New Roman (Body CS)"/>
          <w:strike/>
        </w:rPr>
      </w:pPr>
      <w:r w:rsidRPr="00424362">
        <w:rPr>
          <w:rFonts w:cs="Times New Roman (Body CS)"/>
          <w:strike/>
        </w:rPr>
        <w:t xml:space="preserve">A: At </w:t>
      </w:r>
      <w:proofErr w:type="spellStart"/>
      <w:r w:rsidRPr="00424362">
        <w:rPr>
          <w:rFonts w:cs="Times New Roman (Body CS)"/>
          <w:strike/>
        </w:rPr>
        <w:t>GoldenForests</w:t>
      </w:r>
      <w:proofErr w:type="spellEnd"/>
      <w:r w:rsidRPr="00424362">
        <w:rPr>
          <w:rFonts w:cs="Times New Roman (Body CS)"/>
          <w:strike/>
        </w:rPr>
        <w:t>, our work is guided by a firm set of values:</w:t>
      </w:r>
      <w:r w:rsidRPr="00424362">
        <w:rPr>
          <w:rFonts w:cs="Times New Roman (Body CS)"/>
          <w:strike/>
        </w:rPr>
        <w:br/>
      </w:r>
      <w:r w:rsidRPr="00424362">
        <w:rPr>
          <w:rFonts w:cs="Times New Roman (Body CS)"/>
          <w:strike/>
        </w:rPr>
        <w:br/>
        <w:t>Integrity: We uphold honesty, transparency, and accountability in all aspects of our operations.</w:t>
      </w:r>
      <w:r w:rsidRPr="00424362">
        <w:rPr>
          <w:rFonts w:cs="Times New Roman (Body CS)"/>
          <w:strike/>
        </w:rPr>
        <w:br/>
      </w:r>
      <w:r w:rsidRPr="00424362">
        <w:rPr>
          <w:rFonts w:cs="Times New Roman (Body CS)"/>
          <w:strike/>
        </w:rPr>
        <w:br/>
        <w:t>Professionalism: We strive for excellence, maintaining the highest standards in service, management and product quality.</w:t>
      </w:r>
      <w:r w:rsidRPr="00424362">
        <w:rPr>
          <w:rFonts w:cs="Times New Roman (Body CS)"/>
          <w:strike/>
        </w:rPr>
        <w:br/>
      </w:r>
      <w:r w:rsidRPr="00424362">
        <w:rPr>
          <w:rFonts w:cs="Times New Roman (Body CS)"/>
          <w:strike/>
        </w:rPr>
        <w:br/>
        <w:t>Sustainable and Ethical: We are dedicated to responsible and sustainable cultivation of agarwood, mango, and durian, ensuring ethical sourcing and full compliance with international standards.</w:t>
      </w:r>
      <w:r w:rsidRPr="00424362">
        <w:rPr>
          <w:rFonts w:cs="Times New Roman (Body CS)"/>
          <w:strike/>
        </w:rPr>
        <w:br/>
      </w:r>
      <w:r w:rsidRPr="00424362">
        <w:rPr>
          <w:rFonts w:cs="Times New Roman (Body CS)"/>
          <w:strike/>
        </w:rPr>
        <w:br/>
        <w:t>Quality: We employ rigorous propagatio</w:t>
      </w:r>
      <w:r w:rsidRPr="00424362">
        <w:rPr>
          <w:rFonts w:cs="Times New Roman (Body CS)"/>
          <w:strike/>
        </w:rPr>
        <w:t>n and cultivation methods to produce consistently premium-quality products that meet the expectations of discerning global clients.</w:t>
      </w:r>
      <w:r w:rsidRPr="00424362">
        <w:rPr>
          <w:rFonts w:cs="Times New Roman (Body CS)"/>
          <w:strike/>
        </w:rPr>
        <w:br/>
      </w:r>
      <w:r w:rsidRPr="00424362">
        <w:rPr>
          <w:rFonts w:cs="Times New Roman (Body CS)"/>
          <w:strike/>
        </w:rPr>
        <w:br/>
        <w:t xml:space="preserve">Investment Opportunity: </w:t>
      </w:r>
      <w:proofErr w:type="spellStart"/>
      <w:r w:rsidRPr="00424362">
        <w:rPr>
          <w:rFonts w:cs="Times New Roman (Body CS)"/>
          <w:strike/>
        </w:rPr>
        <w:t>GoldenForests</w:t>
      </w:r>
      <w:proofErr w:type="spellEnd"/>
      <w:r w:rsidRPr="00424362">
        <w:rPr>
          <w:rFonts w:cs="Times New Roman (Body CS)"/>
          <w:strike/>
        </w:rPr>
        <w:t xml:space="preserve"> offers a unique opportunity for investors seeking participation in a profitable, future-focused, and environmentally sustainable agroforestry venture.</w:t>
      </w:r>
      <w:r w:rsidRPr="00424362">
        <w:rPr>
          <w:rFonts w:cs="Times New Roman (Body CS)"/>
          <w:strike/>
        </w:rPr>
        <w:br/>
      </w:r>
      <w:r w:rsidRPr="00424362">
        <w:rPr>
          <w:rFonts w:cs="Times New Roman (Body CS)"/>
          <w:strike/>
        </w:rPr>
        <w:br/>
        <w:t>Community Empowerment: We prioritise local engagement, creating employment, building skills, and supporting social initiatives that enhance livelihoods and long-term community wellbeing.</w:t>
      </w:r>
    </w:p>
    <w:p w14:paraId="55298F6B" w14:textId="77777777"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Q: What are Golden Forests' Core Values?</w:t>
      </w:r>
    </w:p>
    <w:p w14:paraId="366FEB4B" w14:textId="77777777"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A:</w:t>
      </w:r>
    </w:p>
    <w:p w14:paraId="7EA25F01" w14:textId="77777777"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Integrity:</w:t>
      </w:r>
      <w:r w:rsidRPr="00424362">
        <w:rPr>
          <w:rFonts w:ascii="Calibri" w:eastAsiaTheme="minorEastAsia" w:hAnsi="Calibri" w:cstheme="minorBidi"/>
          <w:i/>
          <w:color w:val="FF0000"/>
          <w:sz w:val="22"/>
          <w:szCs w:val="22"/>
          <w:lang w:eastAsia="en-US"/>
        </w:rPr>
        <w:t xml:space="preserve"> Transparency and ethical conduct</w:t>
      </w:r>
    </w:p>
    <w:p w14:paraId="3623A37F" w14:textId="77777777"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lastRenderedPageBreak/>
        <w:t>Operational discipline:</w:t>
      </w:r>
      <w:r w:rsidRPr="00424362">
        <w:rPr>
          <w:rFonts w:ascii="Calibri" w:eastAsiaTheme="minorEastAsia" w:hAnsi="Calibri" w:cstheme="minorBidi"/>
          <w:i/>
          <w:color w:val="FF0000"/>
          <w:sz w:val="22"/>
          <w:szCs w:val="22"/>
          <w:lang w:eastAsia="en-US"/>
        </w:rPr>
        <w:t xml:space="preserve"> Structured management ensuring performance</w:t>
      </w:r>
    </w:p>
    <w:p w14:paraId="10441BD4" w14:textId="77777777"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Responsible stewardship:</w:t>
      </w:r>
      <w:r w:rsidRPr="00424362">
        <w:rPr>
          <w:rFonts w:ascii="Calibri" w:eastAsiaTheme="minorEastAsia" w:hAnsi="Calibri" w:cstheme="minorBidi"/>
          <w:i/>
          <w:color w:val="FF0000"/>
          <w:sz w:val="22"/>
          <w:szCs w:val="22"/>
          <w:lang w:eastAsia="en-US"/>
        </w:rPr>
        <w:t xml:space="preserve"> Sustainable land use and environmental protection</w:t>
      </w:r>
    </w:p>
    <w:p w14:paraId="1FEC3B94" w14:textId="77777777"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Quality and precision:</w:t>
      </w:r>
      <w:r w:rsidRPr="00424362">
        <w:rPr>
          <w:rFonts w:ascii="Calibri" w:eastAsiaTheme="minorEastAsia" w:hAnsi="Calibri" w:cstheme="minorBidi"/>
          <w:i/>
          <w:color w:val="FF0000"/>
          <w:sz w:val="22"/>
          <w:szCs w:val="22"/>
          <w:lang w:eastAsia="en-US"/>
        </w:rPr>
        <w:t xml:space="preserve"> Scientific cultivation meeting international standards</w:t>
      </w:r>
    </w:p>
    <w:p w14:paraId="44B67302" w14:textId="77777777"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Long-term value creation:</w:t>
      </w:r>
      <w:r w:rsidRPr="00424362">
        <w:rPr>
          <w:rFonts w:ascii="Calibri" w:eastAsiaTheme="minorEastAsia" w:hAnsi="Calibri" w:cstheme="minorBidi"/>
          <w:i/>
          <w:color w:val="FF0000"/>
          <w:sz w:val="22"/>
          <w:szCs w:val="22"/>
          <w:lang w:eastAsia="en-US"/>
        </w:rPr>
        <w:t xml:space="preserve"> Sustainable performance aligned with responsible investment</w:t>
      </w:r>
    </w:p>
    <w:p w14:paraId="0D12A712" w14:textId="6C3147B9" w:rsidR="00424362" w:rsidRPr="00424362" w:rsidRDefault="00424362" w:rsidP="00424362">
      <w:pPr>
        <w:pStyle w:val="font-claude-response-body"/>
        <w:rPr>
          <w:rFonts w:ascii="Calibri" w:eastAsiaTheme="minorEastAsia" w:hAnsi="Calibri" w:cstheme="minorBidi"/>
          <w:i/>
          <w:color w:val="FF0000"/>
          <w:sz w:val="22"/>
          <w:szCs w:val="22"/>
          <w:lang w:eastAsia="en-US"/>
        </w:rPr>
      </w:pPr>
      <w:r w:rsidRPr="00424362">
        <w:rPr>
          <w:rFonts w:ascii="Calibri" w:eastAsiaTheme="minorEastAsia" w:hAnsi="Calibri" w:cstheme="minorBidi"/>
          <w:b/>
          <w:bCs/>
          <w:i/>
          <w:color w:val="FF0000"/>
          <w:sz w:val="22"/>
          <w:szCs w:val="22"/>
          <w:lang w:eastAsia="en-US"/>
        </w:rPr>
        <w:t>Community development:</w:t>
      </w:r>
      <w:r w:rsidRPr="00424362">
        <w:rPr>
          <w:rFonts w:ascii="Calibri" w:eastAsiaTheme="minorEastAsia" w:hAnsi="Calibri" w:cstheme="minorBidi"/>
          <w:i/>
          <w:color w:val="FF0000"/>
          <w:sz w:val="22"/>
          <w:szCs w:val="22"/>
          <w:lang w:eastAsia="en-US"/>
        </w:rPr>
        <w:t xml:space="preserve"> Employment and social initiatives supporting local resilience</w:t>
      </w:r>
      <w:r>
        <w:rPr>
          <w:rFonts w:ascii="Calibri" w:eastAsiaTheme="minorEastAsia" w:hAnsi="Calibri" w:cstheme="minorBidi"/>
          <w:i/>
          <w:color w:val="FF0000"/>
          <w:sz w:val="22"/>
          <w:szCs w:val="22"/>
          <w:lang w:eastAsia="en-US"/>
        </w:rPr>
        <w:t xml:space="preserve"> </w:t>
      </w:r>
      <w:r w:rsidRPr="00424362">
        <w:rPr>
          <w:rFonts w:ascii="Calibri" w:eastAsiaTheme="minorEastAsia" w:hAnsi="Calibri" w:cstheme="minorBidi"/>
          <w:i/>
          <w:color w:val="FF0000"/>
          <w:sz w:val="22"/>
          <w:szCs w:val="22"/>
          <w:highlight w:val="yellow"/>
          <w:lang w:eastAsia="en-US"/>
        </w:rPr>
        <w:t>(</w:t>
      </w:r>
      <w:r w:rsidR="006A4692">
        <w:rPr>
          <w:rFonts w:ascii="Calibri" w:eastAsiaTheme="minorEastAsia" w:hAnsi="Calibri" w:cstheme="minorBidi"/>
          <w:i/>
          <w:color w:val="FF0000"/>
          <w:sz w:val="22"/>
          <w:szCs w:val="22"/>
          <w:highlight w:val="yellow"/>
          <w:lang w:eastAsia="en-US"/>
        </w:rPr>
        <w:t>Shortened f</w:t>
      </w:r>
      <w:r w:rsidRPr="00424362">
        <w:rPr>
          <w:rFonts w:ascii="Calibri" w:eastAsiaTheme="minorEastAsia" w:hAnsi="Calibri" w:cstheme="minorBidi"/>
          <w:i/>
          <w:color w:val="FF0000"/>
          <w:sz w:val="22"/>
          <w:szCs w:val="22"/>
          <w:highlight w:val="yellow"/>
          <w:lang w:eastAsia="en-US"/>
        </w:rPr>
        <w:t xml:space="preserve">rom the approved </w:t>
      </w:r>
      <w:r>
        <w:rPr>
          <w:rFonts w:ascii="Calibri" w:eastAsiaTheme="minorEastAsia" w:hAnsi="Calibri" w:cstheme="minorBidi"/>
          <w:i/>
          <w:color w:val="FF0000"/>
          <w:sz w:val="22"/>
          <w:szCs w:val="22"/>
          <w:highlight w:val="yellow"/>
          <w:lang w:eastAsia="en-US"/>
        </w:rPr>
        <w:t>core values</w:t>
      </w:r>
      <w:r w:rsidRPr="00424362">
        <w:rPr>
          <w:rFonts w:ascii="Calibri" w:eastAsiaTheme="minorEastAsia" w:hAnsi="Calibri" w:cstheme="minorBidi"/>
          <w:i/>
          <w:color w:val="FF0000"/>
          <w:sz w:val="22"/>
          <w:szCs w:val="22"/>
          <w:highlight w:val="yellow"/>
          <w:lang w:eastAsia="en-US"/>
        </w:rPr>
        <w:t xml:space="preserve"> in the business plan).</w:t>
      </w:r>
    </w:p>
    <w:p w14:paraId="479226A9" w14:textId="77777777" w:rsidR="007C7C88" w:rsidRDefault="007D654A">
      <w:r>
        <w:t>______________________________________________________________________</w:t>
      </w:r>
    </w:p>
    <w:p w14:paraId="4CE20559" w14:textId="77777777" w:rsidR="007C7C88" w:rsidRDefault="007D654A">
      <w:r>
        <w:br w:type="page"/>
      </w:r>
    </w:p>
    <w:p w14:paraId="15F40D03" w14:textId="77777777" w:rsidR="007C7C88" w:rsidRPr="006A4692" w:rsidRDefault="007D654A">
      <w:pPr>
        <w:pStyle w:val="Heading1"/>
        <w:rPr>
          <w:color w:val="000000" w:themeColor="text1"/>
        </w:rPr>
      </w:pPr>
      <w:r w:rsidRPr="006A4692">
        <w:rPr>
          <w:color w:val="000000" w:themeColor="text1"/>
        </w:rPr>
        <w:lastRenderedPageBreak/>
        <w:t>3. SUSTAINABILITY AND ETHICAL PRACTICES</w:t>
      </w:r>
    </w:p>
    <w:p w14:paraId="4EA3F239" w14:textId="77777777" w:rsidR="007C7C88" w:rsidRPr="000B16B7" w:rsidRDefault="007D654A">
      <w:pPr>
        <w:rPr>
          <w:rFonts w:cs="Times New Roman (Body CS)"/>
          <w:strike/>
        </w:rPr>
      </w:pPr>
      <w:r w:rsidRPr="000B16B7">
        <w:rPr>
          <w:rFonts w:cs="Times New Roman (Body CS)"/>
          <w:b/>
          <w:strike/>
        </w:rPr>
        <w:t xml:space="preserve">Q: What is </w:t>
      </w:r>
      <w:proofErr w:type="spellStart"/>
      <w:r w:rsidRPr="000B16B7">
        <w:rPr>
          <w:rFonts w:cs="Times New Roman (Body CS)"/>
          <w:b/>
          <w:strike/>
        </w:rPr>
        <w:t>goldenforests.ai's</w:t>
      </w:r>
      <w:proofErr w:type="spellEnd"/>
      <w:r w:rsidRPr="000B16B7">
        <w:rPr>
          <w:rFonts w:cs="Times New Roman (Body CS)"/>
          <w:b/>
          <w:strike/>
        </w:rPr>
        <w:t xml:space="preserve"> Commitment to Sustainability?</w:t>
      </w:r>
    </w:p>
    <w:p w14:paraId="02904F26" w14:textId="77777777" w:rsidR="007C7C88" w:rsidRPr="000B16B7" w:rsidRDefault="007D654A">
      <w:pPr>
        <w:rPr>
          <w:rFonts w:cs="Times New Roman (Body CS)"/>
          <w:strike/>
        </w:rPr>
      </w:pPr>
      <w:r w:rsidRPr="000B16B7">
        <w:rPr>
          <w:rFonts w:cs="Times New Roman (Body CS)"/>
          <w:strike/>
        </w:rPr>
        <w:t>A: Sustainability is central to our business. We want to combine economic growth with environmental protection and social responsibility through:</w:t>
      </w:r>
      <w:r w:rsidRPr="000B16B7">
        <w:rPr>
          <w:rFonts w:cs="Times New Roman (Body CS)"/>
          <w:strike/>
        </w:rPr>
        <w:br/>
      </w:r>
      <w:r w:rsidRPr="000B16B7">
        <w:rPr>
          <w:rFonts w:cs="Times New Roman (Body CS)"/>
          <w:strike/>
        </w:rPr>
        <w:br/>
        <w:t>Permaculture Principles – Designing plantations to mimic natural ecosystems for resilience and biodiversity.</w:t>
      </w:r>
      <w:r w:rsidRPr="000B16B7">
        <w:rPr>
          <w:rFonts w:cs="Times New Roman (Body CS)"/>
          <w:strike/>
        </w:rPr>
        <w:br/>
      </w:r>
      <w:r w:rsidRPr="000B16B7">
        <w:rPr>
          <w:rFonts w:cs="Times New Roman (Body CS)"/>
          <w:strike/>
        </w:rPr>
        <w:br/>
        <w:t>Biodiversity &amp; Agroforestry – Integrating trees with plants and wildlife habitats to sustain healthy ecosystems.</w:t>
      </w:r>
      <w:r w:rsidRPr="000B16B7">
        <w:rPr>
          <w:rFonts w:cs="Times New Roman (Body CS)"/>
          <w:strike/>
        </w:rPr>
        <w:br/>
      </w:r>
      <w:r w:rsidRPr="000B16B7">
        <w:rPr>
          <w:rFonts w:cs="Times New Roman (Body CS)"/>
          <w:strike/>
        </w:rPr>
        <w:br/>
        <w:t>Sustainable Cultivation – Avoiding synthetic chemicals, focusing on natural soil enrichment and pest control.</w:t>
      </w:r>
      <w:r w:rsidRPr="000B16B7">
        <w:rPr>
          <w:rFonts w:cs="Times New Roman (Body CS)"/>
          <w:strike/>
        </w:rPr>
        <w:br/>
      </w:r>
      <w:r w:rsidRPr="000B16B7">
        <w:rPr>
          <w:rFonts w:cs="Times New Roman (Body CS)"/>
          <w:strike/>
        </w:rPr>
        <w:br/>
        <w:t>Soil &amp; Water Stewardship – Using composting, and efficient irrigation to conserve natural resources.</w:t>
      </w:r>
      <w:r w:rsidRPr="000B16B7">
        <w:rPr>
          <w:rFonts w:cs="Times New Roman (Body CS)"/>
          <w:strike/>
        </w:rPr>
        <w:br/>
      </w:r>
      <w:r w:rsidRPr="000B16B7">
        <w:rPr>
          <w:rFonts w:cs="Times New Roman (Body CS)"/>
          <w:strike/>
        </w:rPr>
        <w:br/>
        <w:t>Responsible Waste Management – Reducing, reusing, and recycling all organ</w:t>
      </w:r>
      <w:r w:rsidRPr="000B16B7">
        <w:rPr>
          <w:rFonts w:cs="Times New Roman (Body CS)"/>
          <w:strike/>
        </w:rPr>
        <w:t>ic material to support soil health.</w:t>
      </w:r>
    </w:p>
    <w:p w14:paraId="22A156BA" w14:textId="77777777" w:rsidR="000B16B7" w:rsidRPr="000B16B7" w:rsidRDefault="000B16B7" w:rsidP="000B16B7">
      <w:pPr>
        <w:pStyle w:val="font-claude-response-body"/>
        <w:rPr>
          <w:rFonts w:ascii="Calibri" w:eastAsiaTheme="minorEastAsia" w:hAnsi="Calibri" w:cstheme="minorBidi"/>
          <w:i/>
          <w:color w:val="FF0000"/>
          <w:sz w:val="22"/>
          <w:szCs w:val="22"/>
          <w:lang w:eastAsia="en-US"/>
        </w:rPr>
      </w:pPr>
      <w:r w:rsidRPr="000B16B7">
        <w:rPr>
          <w:rFonts w:ascii="Calibri" w:eastAsiaTheme="minorEastAsia" w:hAnsi="Calibri" w:cstheme="minorBidi"/>
          <w:b/>
          <w:bCs/>
          <w:i/>
          <w:color w:val="FF0000"/>
          <w:sz w:val="22"/>
          <w:szCs w:val="22"/>
          <w:lang w:eastAsia="en-US"/>
        </w:rPr>
        <w:t>Q: What is Golden Forests' Commitment to Sustainability?</w:t>
      </w:r>
    </w:p>
    <w:p w14:paraId="112D828F" w14:textId="3BE1E83A" w:rsidR="000B16B7" w:rsidRPr="000B16B7" w:rsidRDefault="000B16B7" w:rsidP="000B16B7">
      <w:pPr>
        <w:pStyle w:val="font-claude-response-body"/>
        <w:rPr>
          <w:rFonts w:ascii="Calibri" w:eastAsiaTheme="minorEastAsia" w:hAnsi="Calibri" w:cstheme="minorBidi"/>
          <w:i/>
          <w:color w:val="FF0000"/>
          <w:sz w:val="22"/>
          <w:szCs w:val="22"/>
          <w:lang w:eastAsia="en-US"/>
        </w:rPr>
      </w:pPr>
      <w:r w:rsidRPr="000B16B7">
        <w:rPr>
          <w:rFonts w:ascii="Calibri" w:eastAsiaTheme="minorEastAsia" w:hAnsi="Calibri" w:cstheme="minorBidi"/>
          <w:b/>
          <w:bCs/>
          <w:i/>
          <w:color w:val="FF0000"/>
          <w:sz w:val="22"/>
          <w:szCs w:val="22"/>
          <w:lang w:eastAsia="en-US"/>
        </w:rPr>
        <w:t>A:</w:t>
      </w:r>
      <w:r w:rsidRPr="000B16B7">
        <w:rPr>
          <w:rFonts w:ascii="Calibri" w:eastAsiaTheme="minorEastAsia" w:hAnsi="Calibri" w:cstheme="minorBidi"/>
          <w:i/>
          <w:color w:val="FF0000"/>
          <w:sz w:val="22"/>
          <w:szCs w:val="22"/>
          <w:lang w:eastAsia="en-US"/>
        </w:rPr>
        <w:t xml:space="preserve"> Sustainability is central to Golden Forests' operations. The Company's structured reforestation programme plants one native endemic species (Narra, </w:t>
      </w:r>
      <w:proofErr w:type="spellStart"/>
      <w:r w:rsidRPr="000B16B7">
        <w:rPr>
          <w:rFonts w:ascii="Calibri" w:eastAsiaTheme="minorEastAsia" w:hAnsi="Calibri" w:cstheme="minorBidi"/>
          <w:i/>
          <w:color w:val="FF0000"/>
          <w:sz w:val="22"/>
          <w:szCs w:val="22"/>
          <w:lang w:eastAsia="en-US"/>
        </w:rPr>
        <w:t>Agoho</w:t>
      </w:r>
      <w:proofErr w:type="spellEnd"/>
      <w:r w:rsidRPr="000B16B7">
        <w:rPr>
          <w:rFonts w:ascii="Calibri" w:eastAsiaTheme="minorEastAsia" w:hAnsi="Calibri" w:cstheme="minorBidi"/>
          <w:i/>
          <w:color w:val="FF0000"/>
          <w:sz w:val="22"/>
          <w:szCs w:val="22"/>
          <w:lang w:eastAsia="en-US"/>
        </w:rPr>
        <w:t xml:space="preserve">, </w:t>
      </w:r>
      <w:proofErr w:type="spellStart"/>
      <w:r w:rsidRPr="000B16B7">
        <w:rPr>
          <w:rFonts w:ascii="Calibri" w:eastAsiaTheme="minorEastAsia" w:hAnsi="Calibri" w:cstheme="minorBidi"/>
          <w:i/>
          <w:color w:val="FF0000"/>
          <w:sz w:val="22"/>
          <w:szCs w:val="22"/>
          <w:lang w:eastAsia="en-US"/>
        </w:rPr>
        <w:t>Mangono</w:t>
      </w:r>
      <w:proofErr w:type="spellEnd"/>
      <w:r w:rsidRPr="000B16B7">
        <w:rPr>
          <w:rFonts w:ascii="Calibri" w:eastAsiaTheme="minorEastAsia" w:hAnsi="Calibri" w:cstheme="minorBidi"/>
          <w:i/>
          <w:color w:val="FF0000"/>
          <w:sz w:val="22"/>
          <w:szCs w:val="22"/>
          <w:lang w:eastAsia="en-US"/>
        </w:rPr>
        <w:t xml:space="preserve">, Molave, Talisay, Belite) for every agarwood and mango tree acquired by clients, supporting ecosystem restoration and biodiversity enhancement </w:t>
      </w:r>
      <w:proofErr w:type="spellStart"/>
      <w:r w:rsidRPr="000B16B7">
        <w:rPr>
          <w:rFonts w:ascii="Calibri" w:eastAsiaTheme="minorEastAsia" w:hAnsi="Calibri" w:cstheme="minorBidi"/>
          <w:i/>
          <w:color w:val="FF0000"/>
          <w:sz w:val="22"/>
          <w:szCs w:val="22"/>
          <w:lang w:eastAsia="en-US"/>
        </w:rPr>
        <w:t>in</w:t>
      </w:r>
      <w:del w:id="6" w:author="mark quinn" w:date="2026-03-14T10:23:00Z" w16du:dateUtc="2026-03-14T02:23:00Z">
        <w:r w:rsidRPr="000B16B7" w:rsidDel="002E5B4E">
          <w:rPr>
            <w:rFonts w:ascii="Calibri" w:eastAsiaTheme="minorEastAsia" w:hAnsi="Calibri" w:cstheme="minorBidi"/>
            <w:i/>
            <w:color w:val="FF0000"/>
            <w:sz w:val="22"/>
            <w:szCs w:val="22"/>
            <w:lang w:eastAsia="en-US"/>
          </w:rPr>
          <w:delText xml:space="preserve"> </w:delText>
        </w:r>
        <w:r w:rsidRPr="002E5B4E" w:rsidDel="002E5B4E">
          <w:rPr>
            <w:rFonts w:ascii="Calibri" w:eastAsiaTheme="minorEastAsia" w:hAnsi="Calibri" w:cstheme="minorBidi"/>
            <w:i/>
            <w:color w:val="A6A6A6" w:themeColor="background1" w:themeShade="A6"/>
            <w:sz w:val="22"/>
            <w:szCs w:val="22"/>
            <w:lang w:eastAsia="en-US"/>
            <w:rPrChange w:id="7" w:author="mark quinn" w:date="2026-03-14T10:28:00Z" w16du:dateUtc="2026-03-14T02:28:00Z">
              <w:rPr>
                <w:rFonts w:ascii="Calibri" w:eastAsiaTheme="minorEastAsia" w:hAnsi="Calibri" w:cstheme="minorBidi"/>
                <w:i/>
                <w:color w:val="FF0000"/>
                <w:sz w:val="22"/>
                <w:szCs w:val="22"/>
                <w:lang w:eastAsia="en-US"/>
              </w:rPr>
            </w:rPrChange>
          </w:rPr>
          <w:delText xml:space="preserve">Southern </w:delText>
        </w:r>
      </w:del>
      <w:r w:rsidRPr="000B16B7">
        <w:rPr>
          <w:rFonts w:ascii="Calibri" w:eastAsiaTheme="minorEastAsia" w:hAnsi="Calibri" w:cstheme="minorBidi"/>
          <w:i/>
          <w:color w:val="FF0000"/>
          <w:sz w:val="22"/>
          <w:szCs w:val="22"/>
          <w:lang w:eastAsia="en-US"/>
        </w:rPr>
        <w:t>Zambales</w:t>
      </w:r>
      <w:proofErr w:type="spellEnd"/>
      <w:ins w:id="8" w:author="mark quinn" w:date="2026-03-14T10:23:00Z" w16du:dateUtc="2026-03-14T02:23:00Z">
        <w:r w:rsidR="002E5B4E">
          <w:rPr>
            <w:rFonts w:ascii="Calibri" w:eastAsiaTheme="minorEastAsia" w:hAnsi="Calibri" w:cstheme="minorBidi"/>
            <w:i/>
            <w:color w:val="FF0000"/>
            <w:sz w:val="22"/>
            <w:szCs w:val="22"/>
            <w:lang w:eastAsia="en-US"/>
          </w:rPr>
          <w:t xml:space="preserve"> </w:t>
        </w:r>
        <w:r w:rsidR="002E5B4E" w:rsidRPr="002E5B4E">
          <w:rPr>
            <w:rFonts w:ascii="Calibri" w:eastAsiaTheme="minorEastAsia" w:hAnsi="Calibri" w:cstheme="minorBidi"/>
            <w:i/>
            <w:color w:val="A6A6A6" w:themeColor="background1" w:themeShade="A6"/>
            <w:sz w:val="22"/>
            <w:szCs w:val="22"/>
            <w:lang w:eastAsia="en-US"/>
            <w:rPrChange w:id="9" w:author="mark quinn" w:date="2026-03-14T10:28:00Z" w16du:dateUtc="2026-03-14T02:28:00Z">
              <w:rPr>
                <w:rFonts w:ascii="Calibri" w:eastAsiaTheme="minorEastAsia" w:hAnsi="Calibri" w:cstheme="minorBidi"/>
                <w:i/>
                <w:color w:val="FF0000"/>
                <w:sz w:val="22"/>
                <w:szCs w:val="22"/>
                <w:lang w:eastAsia="en-US"/>
              </w:rPr>
            </w:rPrChange>
          </w:rPr>
          <w:t>Province, Philippines</w:t>
        </w:r>
      </w:ins>
      <w:r w:rsidRPr="000B16B7">
        <w:rPr>
          <w:rFonts w:ascii="Calibri" w:eastAsiaTheme="minorEastAsia" w:hAnsi="Calibri" w:cstheme="minorBidi"/>
          <w:i/>
          <w:color w:val="FF0000"/>
          <w:sz w:val="22"/>
          <w:szCs w:val="22"/>
          <w:lang w:eastAsia="en-US"/>
        </w:rPr>
        <w:t>.</w:t>
      </w:r>
      <w:r w:rsidRPr="000B16B7">
        <w:rPr>
          <w:rFonts w:ascii="Calibri" w:eastAsiaTheme="minorEastAsia" w:hAnsi="Calibri" w:cstheme="minorBidi"/>
          <w:i/>
          <w:color w:val="FF0000"/>
          <w:sz w:val="22"/>
          <w:szCs w:val="22"/>
          <w:highlight w:val="yellow"/>
          <w:lang w:eastAsia="en-US"/>
        </w:rPr>
        <w:t xml:space="preserve"> </w:t>
      </w:r>
      <w:r w:rsidRPr="00424362">
        <w:rPr>
          <w:rFonts w:ascii="Calibri" w:eastAsiaTheme="minorEastAsia" w:hAnsi="Calibri" w:cstheme="minorBidi"/>
          <w:i/>
          <w:color w:val="FF0000"/>
          <w:sz w:val="22"/>
          <w:szCs w:val="22"/>
          <w:highlight w:val="yellow"/>
          <w:lang w:eastAsia="en-US"/>
        </w:rPr>
        <w:t>(From the business plan</w:t>
      </w:r>
      <w:r w:rsidR="006A4692">
        <w:rPr>
          <w:rFonts w:ascii="Calibri" w:eastAsiaTheme="minorEastAsia" w:hAnsi="Calibri" w:cstheme="minorBidi"/>
          <w:i/>
          <w:color w:val="FF0000"/>
          <w:sz w:val="22"/>
          <w:szCs w:val="22"/>
          <w:highlight w:val="yellow"/>
          <w:lang w:eastAsia="en-US"/>
        </w:rPr>
        <w:t xml:space="preserve">, I am trying not to stray too far from our </w:t>
      </w:r>
      <w:proofErr w:type="spellStart"/>
      <w:r w:rsidR="006A4692">
        <w:rPr>
          <w:rFonts w:ascii="Calibri" w:eastAsiaTheme="minorEastAsia" w:hAnsi="Calibri" w:cstheme="minorBidi"/>
          <w:i/>
          <w:color w:val="FF0000"/>
          <w:sz w:val="22"/>
          <w:szCs w:val="22"/>
          <w:highlight w:val="yellow"/>
          <w:lang w:eastAsia="en-US"/>
        </w:rPr>
        <w:t>bibile</w:t>
      </w:r>
      <w:proofErr w:type="spellEnd"/>
      <w:r w:rsidRPr="00424362">
        <w:rPr>
          <w:rFonts w:ascii="Calibri" w:eastAsiaTheme="minorEastAsia" w:hAnsi="Calibri" w:cstheme="minorBidi"/>
          <w:i/>
          <w:color w:val="FF0000"/>
          <w:sz w:val="22"/>
          <w:szCs w:val="22"/>
          <w:highlight w:val="yellow"/>
          <w:lang w:eastAsia="en-US"/>
        </w:rPr>
        <w:t>).</w:t>
      </w:r>
    </w:p>
    <w:p w14:paraId="7539217E" w14:textId="77777777" w:rsidR="007C7C88" w:rsidRDefault="007D654A">
      <w:r>
        <w:t>______________________________________________________________________</w:t>
      </w:r>
    </w:p>
    <w:p w14:paraId="5182B57D" w14:textId="77777777" w:rsidR="000B16B7" w:rsidRPr="0007755F" w:rsidRDefault="000B16B7" w:rsidP="000B16B7">
      <w:pPr>
        <w:pStyle w:val="font-claude-response-body"/>
        <w:rPr>
          <w:rFonts w:ascii="Calibri" w:eastAsiaTheme="minorEastAsia" w:hAnsi="Calibri" w:cstheme="minorBidi"/>
          <w:b/>
          <w:bCs/>
          <w:sz w:val="22"/>
          <w:szCs w:val="22"/>
          <w:lang w:eastAsia="en-US"/>
        </w:rPr>
      </w:pPr>
      <w:r w:rsidRPr="0007755F">
        <w:rPr>
          <w:rFonts w:ascii="Calibri" w:eastAsiaTheme="minorEastAsia" w:hAnsi="Calibri" w:cstheme="minorBidi"/>
          <w:b/>
          <w:bCs/>
          <w:sz w:val="22"/>
          <w:szCs w:val="22"/>
          <w:lang w:eastAsia="en-US"/>
        </w:rPr>
        <w:t>Q: What are Golden Forests' Ethical Practices?</w:t>
      </w:r>
    </w:p>
    <w:p w14:paraId="1E795ABF" w14:textId="77777777" w:rsidR="000B16B7" w:rsidRPr="0007755F" w:rsidRDefault="000B16B7" w:rsidP="000B16B7">
      <w:pPr>
        <w:pStyle w:val="font-claude-response-body"/>
        <w:rPr>
          <w:rFonts w:ascii="Calibri" w:eastAsiaTheme="minorEastAsia" w:hAnsi="Calibri" w:cstheme="minorBidi"/>
          <w:sz w:val="22"/>
          <w:szCs w:val="22"/>
          <w:lang w:eastAsia="en-US"/>
        </w:rPr>
      </w:pPr>
      <w:r w:rsidRPr="0007755F">
        <w:rPr>
          <w:rFonts w:ascii="Calibri" w:eastAsiaTheme="minorEastAsia" w:hAnsi="Calibri" w:cstheme="minorBidi"/>
          <w:sz w:val="22"/>
          <w:szCs w:val="22"/>
          <w:lang w:eastAsia="en-US"/>
        </w:rPr>
        <w:t>A: We operate under a strict ethical code based on fairness, respect, and transparency:</w:t>
      </w:r>
    </w:p>
    <w:p w14:paraId="309B1F2A" w14:textId="77777777" w:rsidR="000B16B7" w:rsidRPr="0007755F" w:rsidRDefault="000B16B7" w:rsidP="000B16B7">
      <w:pPr>
        <w:pStyle w:val="font-claude-response-body"/>
        <w:rPr>
          <w:rFonts w:ascii="Calibri" w:eastAsiaTheme="minorEastAsia" w:hAnsi="Calibri" w:cstheme="minorBidi"/>
          <w:sz w:val="22"/>
          <w:szCs w:val="22"/>
          <w:lang w:eastAsia="en-US"/>
        </w:rPr>
      </w:pPr>
      <w:r w:rsidRPr="0007755F">
        <w:rPr>
          <w:rFonts w:ascii="Calibri" w:eastAsiaTheme="minorEastAsia" w:hAnsi="Calibri" w:cstheme="minorBidi"/>
          <w:sz w:val="22"/>
          <w:szCs w:val="22"/>
          <w:lang w:eastAsia="en-US"/>
        </w:rPr>
        <w:t>Fair Treatment of Workers – We ensure safe working conditions, fair pay, and equal opportunities.</w:t>
      </w:r>
    </w:p>
    <w:p w14:paraId="4A075690" w14:textId="77777777" w:rsidR="000B16B7" w:rsidRPr="0007755F" w:rsidRDefault="000B16B7" w:rsidP="000B16B7">
      <w:pPr>
        <w:pStyle w:val="font-claude-response-body"/>
        <w:rPr>
          <w:rFonts w:ascii="Calibri" w:eastAsiaTheme="minorEastAsia" w:hAnsi="Calibri" w:cstheme="minorBidi"/>
          <w:sz w:val="22"/>
          <w:szCs w:val="22"/>
          <w:lang w:eastAsia="en-US"/>
        </w:rPr>
      </w:pPr>
      <w:r w:rsidRPr="0007755F">
        <w:rPr>
          <w:rFonts w:ascii="Calibri" w:eastAsiaTheme="minorEastAsia" w:hAnsi="Calibri" w:cstheme="minorBidi"/>
          <w:sz w:val="22"/>
          <w:szCs w:val="22"/>
          <w:lang w:eastAsia="en-US"/>
        </w:rPr>
        <w:t>Environmental Responsibility – We minimise our ecological footprint through sustainable resource use.</w:t>
      </w:r>
    </w:p>
    <w:p w14:paraId="1690B705" w14:textId="77777777" w:rsidR="000B16B7" w:rsidRPr="0007755F" w:rsidRDefault="000B16B7" w:rsidP="000B16B7">
      <w:pPr>
        <w:pStyle w:val="font-claude-response-body"/>
        <w:rPr>
          <w:rFonts w:ascii="Calibri" w:eastAsiaTheme="minorEastAsia" w:hAnsi="Calibri" w:cstheme="minorBidi"/>
          <w:sz w:val="22"/>
          <w:szCs w:val="22"/>
          <w:lang w:eastAsia="en-US"/>
        </w:rPr>
      </w:pPr>
      <w:r w:rsidRPr="0007755F">
        <w:rPr>
          <w:rFonts w:ascii="Calibri" w:eastAsiaTheme="minorEastAsia" w:hAnsi="Calibri" w:cstheme="minorBidi"/>
          <w:sz w:val="22"/>
          <w:szCs w:val="22"/>
          <w:lang w:eastAsia="en-US"/>
        </w:rPr>
        <w:t>Commitment to Industry Standards – We are committed to meeting and exceeding recognised certifications and sustainability frameworks.</w:t>
      </w:r>
    </w:p>
    <w:p w14:paraId="55200DD9" w14:textId="49C03275" w:rsidR="0007755F" w:rsidRPr="000B16B7" w:rsidRDefault="000B16B7" w:rsidP="000B16B7">
      <w:pPr>
        <w:pStyle w:val="font-claude-response-body"/>
        <w:rPr>
          <w:rFonts w:ascii="Calibri" w:eastAsiaTheme="minorEastAsia" w:hAnsi="Calibri" w:cstheme="minorBidi"/>
          <w:i/>
          <w:color w:val="FF0000"/>
          <w:sz w:val="22"/>
          <w:szCs w:val="22"/>
          <w:lang w:eastAsia="en-US"/>
        </w:rPr>
      </w:pPr>
      <w:r w:rsidRPr="0007755F">
        <w:rPr>
          <w:rFonts w:ascii="Calibri" w:eastAsiaTheme="minorEastAsia" w:hAnsi="Calibri" w:cstheme="minorBidi"/>
          <w:sz w:val="22"/>
          <w:szCs w:val="22"/>
          <w:lang w:eastAsia="en-US"/>
        </w:rPr>
        <w:lastRenderedPageBreak/>
        <w:t>Staff Development – We invest in continuous training and career progression for all employees.</w:t>
      </w:r>
      <w:r>
        <w:rPr>
          <w:rFonts w:ascii="Calibri" w:eastAsiaTheme="minorEastAsia" w:hAnsi="Calibri" w:cstheme="minorBidi"/>
          <w:i/>
          <w:color w:val="FF0000"/>
          <w:sz w:val="22"/>
          <w:szCs w:val="22"/>
          <w:lang w:eastAsia="en-US"/>
        </w:rPr>
        <w:t xml:space="preserve"> </w:t>
      </w:r>
    </w:p>
    <w:p w14:paraId="37B7F63F" w14:textId="77777777" w:rsidR="007C7C88" w:rsidRDefault="007D654A">
      <w:r>
        <w:t>______________________________________________________________________</w:t>
      </w:r>
    </w:p>
    <w:p w14:paraId="276E904D" w14:textId="77777777" w:rsidR="007C7C88" w:rsidRPr="00F77A7C" w:rsidRDefault="007D654A">
      <w:pPr>
        <w:rPr>
          <w:rFonts w:cs="Times New Roman (Body CS)"/>
          <w:strike/>
        </w:rPr>
      </w:pPr>
      <w:r w:rsidRPr="00F77A7C">
        <w:rPr>
          <w:rFonts w:cs="Times New Roman (Body CS)"/>
          <w:b/>
          <w:strike/>
        </w:rPr>
        <w:t xml:space="preserve">Q: What are </w:t>
      </w:r>
      <w:proofErr w:type="spellStart"/>
      <w:r w:rsidRPr="00F77A7C">
        <w:rPr>
          <w:rFonts w:cs="Times New Roman (Body CS)"/>
          <w:b/>
          <w:strike/>
        </w:rPr>
        <w:t>goldenforests.ai's</w:t>
      </w:r>
      <w:proofErr w:type="spellEnd"/>
      <w:r w:rsidRPr="00F77A7C">
        <w:rPr>
          <w:rFonts w:cs="Times New Roman (Body CS)"/>
          <w:b/>
          <w:strike/>
        </w:rPr>
        <w:t xml:space="preserve"> Research and Innovation Goals?</w:t>
      </w:r>
    </w:p>
    <w:p w14:paraId="57A2A367" w14:textId="77777777" w:rsidR="007C7C88" w:rsidRDefault="007D654A">
      <w:pPr>
        <w:rPr>
          <w:rFonts w:cs="Times New Roman (Body CS)"/>
          <w:strike/>
        </w:rPr>
      </w:pPr>
      <w:r w:rsidRPr="00F77A7C">
        <w:rPr>
          <w:rFonts w:cs="Times New Roman (Body CS)"/>
          <w:strike/>
        </w:rPr>
        <w:t>A: We will aim to invest in ongoing research to refine Agarwood cultivation and Agarwood chips extraction methods. Our aim is to improve productivity, reduce environmental impact, and strengthen the long-term economic viability of sustainable agroforestry.</w:t>
      </w:r>
    </w:p>
    <w:p w14:paraId="27BA3351" w14:textId="77777777" w:rsidR="00F77A7C" w:rsidRPr="00F77A7C" w:rsidRDefault="00F77A7C" w:rsidP="00F77A7C">
      <w:pPr>
        <w:pStyle w:val="font-claude-response-body"/>
        <w:rPr>
          <w:rFonts w:ascii="Calibri" w:eastAsiaTheme="minorEastAsia" w:hAnsi="Calibri" w:cstheme="minorBidi"/>
          <w:i/>
          <w:color w:val="FF0000"/>
          <w:sz w:val="22"/>
          <w:szCs w:val="22"/>
          <w:lang w:eastAsia="en-US"/>
        </w:rPr>
      </w:pPr>
      <w:r w:rsidRPr="00F77A7C">
        <w:rPr>
          <w:rFonts w:ascii="Calibri" w:eastAsiaTheme="minorEastAsia" w:hAnsi="Calibri" w:cstheme="minorBidi"/>
          <w:b/>
          <w:bCs/>
          <w:i/>
          <w:color w:val="FF0000"/>
          <w:sz w:val="22"/>
          <w:szCs w:val="22"/>
          <w:lang w:eastAsia="en-US"/>
        </w:rPr>
        <w:t>Q: What are Golden Forests' Research and Innovation Goals?</w:t>
      </w:r>
    </w:p>
    <w:p w14:paraId="0C727C64" w14:textId="4048F580" w:rsidR="00F77A7C" w:rsidRPr="00E86749" w:rsidRDefault="00F77A7C" w:rsidP="00E86749">
      <w:pPr>
        <w:pStyle w:val="font-claude-response-body"/>
        <w:rPr>
          <w:rFonts w:ascii="Calibri" w:eastAsiaTheme="minorEastAsia" w:hAnsi="Calibri" w:cstheme="minorBidi"/>
          <w:i/>
          <w:color w:val="FF0000"/>
          <w:sz w:val="22"/>
          <w:szCs w:val="22"/>
          <w:lang w:eastAsia="en-US"/>
        </w:rPr>
      </w:pPr>
      <w:r w:rsidRPr="00F77A7C">
        <w:rPr>
          <w:rFonts w:ascii="Calibri" w:eastAsiaTheme="minorEastAsia" w:hAnsi="Calibri" w:cstheme="minorBidi"/>
          <w:b/>
          <w:bCs/>
          <w:i/>
          <w:color w:val="FF0000"/>
          <w:sz w:val="22"/>
          <w:szCs w:val="22"/>
          <w:lang w:eastAsia="en-US"/>
        </w:rPr>
        <w:t>A:</w:t>
      </w:r>
      <w:r w:rsidRPr="00F77A7C">
        <w:rPr>
          <w:rFonts w:ascii="Calibri" w:eastAsiaTheme="minorEastAsia" w:hAnsi="Calibri" w:cstheme="minorBidi"/>
          <w:i/>
          <w:color w:val="FF0000"/>
          <w:sz w:val="22"/>
          <w:szCs w:val="22"/>
          <w:lang w:eastAsia="en-US"/>
        </w:rPr>
        <w:t xml:space="preserve"> Golden Forests maintains collaborative relationships with leading Philippine agricultural research institutions, including President Ramon Magsaysay State University (PRMSU), Visayas State University (VSU), and University of the Philippines Los Baños (UPLB), supporting advanced cultivation research, elite variety development</w:t>
      </w:r>
      <w:r w:rsidRPr="002E5B4E">
        <w:rPr>
          <w:rFonts w:ascii="Calibri" w:eastAsiaTheme="minorEastAsia" w:hAnsi="Calibri" w:cstheme="minorBidi"/>
          <w:i/>
          <w:color w:val="A6A6A6" w:themeColor="background1" w:themeShade="A6"/>
          <w:sz w:val="22"/>
          <w:szCs w:val="22"/>
          <w:lang w:eastAsia="en-US"/>
          <w:rPrChange w:id="10" w:author="mark quinn" w:date="2026-03-14T10:29:00Z" w16du:dateUtc="2026-03-14T02:29:00Z">
            <w:rPr>
              <w:rFonts w:ascii="Calibri" w:eastAsiaTheme="minorEastAsia" w:hAnsi="Calibri" w:cstheme="minorBidi"/>
              <w:i/>
              <w:color w:val="FF0000"/>
              <w:sz w:val="22"/>
              <w:szCs w:val="22"/>
              <w:lang w:eastAsia="en-US"/>
            </w:rPr>
          </w:rPrChange>
        </w:rPr>
        <w:t xml:space="preserve">, </w:t>
      </w:r>
      <w:ins w:id="11" w:author="mark quinn" w:date="2026-03-14T10:24:00Z" w16du:dateUtc="2026-03-14T02:24:00Z">
        <w:r w:rsidR="002E5B4E" w:rsidRPr="002E5B4E">
          <w:rPr>
            <w:rFonts w:ascii="Calibri" w:eastAsiaTheme="minorEastAsia" w:hAnsi="Calibri" w:cstheme="minorBidi"/>
            <w:i/>
            <w:color w:val="A6A6A6" w:themeColor="background1" w:themeShade="A6"/>
            <w:sz w:val="22"/>
            <w:szCs w:val="22"/>
            <w:lang w:eastAsia="en-US"/>
            <w:rPrChange w:id="12" w:author="mark quinn" w:date="2026-03-14T10:29:00Z" w16du:dateUtc="2026-03-14T02:29:00Z">
              <w:rPr>
                <w:rFonts w:ascii="Calibri" w:eastAsiaTheme="minorEastAsia" w:hAnsi="Calibri" w:cstheme="minorBidi"/>
                <w:i/>
                <w:color w:val="FF0000"/>
                <w:sz w:val="22"/>
                <w:szCs w:val="22"/>
                <w:lang w:eastAsia="en-US"/>
              </w:rPr>
            </w:rPrChange>
          </w:rPr>
          <w:t xml:space="preserve">post harvesting technologies </w:t>
        </w:r>
      </w:ins>
      <w:r w:rsidRPr="00F77A7C">
        <w:rPr>
          <w:rFonts w:ascii="Calibri" w:eastAsiaTheme="minorEastAsia" w:hAnsi="Calibri" w:cstheme="minorBidi"/>
          <w:i/>
          <w:color w:val="FF0000"/>
          <w:sz w:val="22"/>
          <w:szCs w:val="22"/>
          <w:lang w:eastAsia="en-US"/>
        </w:rPr>
        <w:t>and sustainable agroforestry innovation.</w:t>
      </w:r>
      <w:r>
        <w:rPr>
          <w:rFonts w:ascii="Calibri" w:eastAsiaTheme="minorEastAsia" w:hAnsi="Calibri" w:cstheme="minorBidi"/>
          <w:i/>
          <w:color w:val="FF0000"/>
          <w:sz w:val="22"/>
          <w:szCs w:val="22"/>
          <w:lang w:eastAsia="en-US"/>
        </w:rPr>
        <w:t xml:space="preserve"> </w:t>
      </w:r>
      <w:r w:rsidRPr="00424362">
        <w:rPr>
          <w:rFonts w:ascii="Calibri" w:eastAsiaTheme="minorEastAsia" w:hAnsi="Calibri" w:cstheme="minorBidi"/>
          <w:i/>
          <w:color w:val="FF0000"/>
          <w:sz w:val="22"/>
          <w:szCs w:val="22"/>
          <w:highlight w:val="yellow"/>
          <w:lang w:eastAsia="en-US"/>
        </w:rPr>
        <w:t>(</w:t>
      </w:r>
      <w:r>
        <w:rPr>
          <w:rFonts w:ascii="Calibri" w:eastAsiaTheme="minorEastAsia" w:hAnsi="Calibri" w:cstheme="minorBidi"/>
          <w:i/>
          <w:color w:val="FF0000"/>
          <w:sz w:val="22"/>
          <w:szCs w:val="22"/>
          <w:highlight w:val="yellow"/>
          <w:lang w:eastAsia="en-US"/>
        </w:rPr>
        <w:t>Aligned with the business plan and less vague</w:t>
      </w:r>
      <w:r w:rsidRPr="00424362">
        <w:rPr>
          <w:rFonts w:ascii="Calibri" w:eastAsiaTheme="minorEastAsia" w:hAnsi="Calibri" w:cstheme="minorBidi"/>
          <w:i/>
          <w:color w:val="FF0000"/>
          <w:sz w:val="22"/>
          <w:szCs w:val="22"/>
          <w:highlight w:val="yellow"/>
          <w:lang w:eastAsia="en-US"/>
        </w:rPr>
        <w:t>).</w:t>
      </w:r>
    </w:p>
    <w:p w14:paraId="1563808F" w14:textId="77777777" w:rsidR="007C7C88" w:rsidRDefault="007D654A">
      <w:r>
        <w:t>______________________________________________________________________</w:t>
      </w:r>
    </w:p>
    <w:p w14:paraId="2547B522" w14:textId="77777777" w:rsidR="007C7C88" w:rsidRDefault="007D654A">
      <w:r>
        <w:br w:type="page"/>
      </w:r>
    </w:p>
    <w:p w14:paraId="4AFCA242" w14:textId="77777777" w:rsidR="007C7C88" w:rsidRPr="0007755F" w:rsidRDefault="007D654A">
      <w:pPr>
        <w:pStyle w:val="Heading1"/>
        <w:rPr>
          <w:color w:val="000000" w:themeColor="text1"/>
        </w:rPr>
      </w:pPr>
      <w:r w:rsidRPr="0007755F">
        <w:rPr>
          <w:color w:val="000000" w:themeColor="text1"/>
        </w:rPr>
        <w:lastRenderedPageBreak/>
        <w:t>4. VALUES, LEADERSHIP, AND FINANCIAL STRENGTH</w:t>
      </w:r>
    </w:p>
    <w:p w14:paraId="58E98DB3" w14:textId="77777777" w:rsidR="007C7C88" w:rsidRPr="00E86749" w:rsidRDefault="007D654A">
      <w:pPr>
        <w:rPr>
          <w:rFonts w:cs="Times New Roman (Body CS)"/>
          <w:strike/>
        </w:rPr>
      </w:pPr>
      <w:r w:rsidRPr="00E86749">
        <w:rPr>
          <w:rFonts w:cs="Times New Roman (Body CS)"/>
          <w:b/>
          <w:strike/>
        </w:rPr>
        <w:t xml:space="preserve">Q: What are </w:t>
      </w:r>
      <w:proofErr w:type="spellStart"/>
      <w:r w:rsidRPr="00E86749">
        <w:rPr>
          <w:rFonts w:cs="Times New Roman (Body CS)"/>
          <w:b/>
          <w:strike/>
        </w:rPr>
        <w:t>goldenforests.ai's</w:t>
      </w:r>
      <w:proofErr w:type="spellEnd"/>
      <w:r w:rsidRPr="00E86749">
        <w:rPr>
          <w:rFonts w:cs="Times New Roman (Body CS)"/>
          <w:b/>
          <w:strike/>
        </w:rPr>
        <w:t xml:space="preserve"> Values?</w:t>
      </w:r>
    </w:p>
    <w:p w14:paraId="12EDF00F" w14:textId="12CE8159" w:rsidR="007C7C88" w:rsidRPr="002E5B4E" w:rsidRDefault="007D654A">
      <w:pPr>
        <w:rPr>
          <w:rFonts w:cs="Times New Roman (Body CS)"/>
          <w:strike/>
          <w:color w:val="A6A6A6" w:themeColor="background1" w:themeShade="A6"/>
          <w:rPrChange w:id="13" w:author="mark quinn" w:date="2026-03-14T10:29:00Z" w16du:dateUtc="2026-03-14T02:29:00Z">
            <w:rPr>
              <w:rFonts w:cs="Times New Roman (Body CS)"/>
              <w:strike/>
            </w:rPr>
          </w:rPrChange>
        </w:rPr>
      </w:pPr>
      <w:r w:rsidRPr="00E86749">
        <w:rPr>
          <w:rFonts w:cs="Times New Roman (Body CS)"/>
          <w:strike/>
        </w:rPr>
        <w:t>A: Our guiding principles shape every decision we make:</w:t>
      </w:r>
      <w:r w:rsidRPr="00E86749">
        <w:rPr>
          <w:rFonts w:cs="Times New Roman (Body CS)"/>
          <w:strike/>
        </w:rPr>
        <w:br/>
      </w:r>
      <w:r w:rsidRPr="00E86749">
        <w:rPr>
          <w:rFonts w:cs="Times New Roman (Body CS)"/>
          <w:strike/>
        </w:rPr>
        <w:br/>
        <w:t>Integrity and transparency in management and reporting</w:t>
      </w:r>
      <w:r w:rsidRPr="00E86749">
        <w:rPr>
          <w:rFonts w:cs="Times New Roman (Body CS)"/>
          <w:strike/>
        </w:rPr>
        <w:br/>
        <w:t>Commitment to sustainability and environmental care</w:t>
      </w:r>
      <w:r w:rsidRPr="00E86749">
        <w:rPr>
          <w:rFonts w:cs="Times New Roman (Body CS)"/>
          <w:strike/>
        </w:rPr>
        <w:br/>
        <w:t>Focus on quality across all product lines</w:t>
      </w:r>
      <w:r w:rsidRPr="00E86749">
        <w:rPr>
          <w:rFonts w:cs="Times New Roman (Body CS)"/>
          <w:strike/>
        </w:rPr>
        <w:br/>
        <w:t>Empowerment of local communities through fair employment</w:t>
      </w:r>
      <w:r w:rsidRPr="00E86749">
        <w:rPr>
          <w:rFonts w:cs="Times New Roman (Body CS)"/>
          <w:strike/>
        </w:rPr>
        <w:br/>
        <w:t>Dedication to innovation in agroforestry and technology</w:t>
      </w:r>
      <w:r w:rsidR="00E86749">
        <w:rPr>
          <w:rFonts w:cs="Times New Roman (Body CS)"/>
          <w:strike/>
        </w:rPr>
        <w:t xml:space="preserve"> </w:t>
      </w:r>
      <w:r w:rsidR="00E86749" w:rsidRPr="00424362">
        <w:rPr>
          <w:i/>
          <w:color w:val="FF0000"/>
          <w:highlight w:val="yellow"/>
        </w:rPr>
        <w:t>(</w:t>
      </w:r>
      <w:r w:rsidR="00E86749">
        <w:rPr>
          <w:i/>
          <w:color w:val="FF0000"/>
          <w:highlight w:val="yellow"/>
        </w:rPr>
        <w:t>Remove, we cover in section 2</w:t>
      </w:r>
      <w:r w:rsidR="00E86749" w:rsidRPr="00424362">
        <w:rPr>
          <w:i/>
          <w:color w:val="FF0000"/>
          <w:highlight w:val="yellow"/>
        </w:rPr>
        <w:t>)</w:t>
      </w:r>
      <w:ins w:id="14" w:author="mark quinn" w:date="2026-03-14T10:25:00Z" w16du:dateUtc="2026-03-14T02:25:00Z">
        <w:r w:rsidR="002E5B4E">
          <w:rPr>
            <w:i/>
            <w:color w:val="FF0000"/>
            <w:highlight w:val="yellow"/>
          </w:rPr>
          <w:t xml:space="preserve"> </w:t>
        </w:r>
        <w:r w:rsidR="002E5B4E" w:rsidRPr="002E5B4E">
          <w:rPr>
            <w:i/>
            <w:color w:val="A6A6A6" w:themeColor="background1" w:themeShade="A6"/>
            <w:highlight w:val="yellow"/>
            <w:rPrChange w:id="15" w:author="mark quinn" w:date="2026-03-14T10:29:00Z" w16du:dateUtc="2026-03-14T02:29:00Z">
              <w:rPr>
                <w:i/>
                <w:color w:val="FF0000"/>
                <w:highlight w:val="yellow"/>
              </w:rPr>
            </w:rPrChange>
          </w:rPr>
          <w:t>agreed</w:t>
        </w:r>
      </w:ins>
      <w:r w:rsidR="00E86749" w:rsidRPr="002E5B4E">
        <w:rPr>
          <w:i/>
          <w:color w:val="A6A6A6" w:themeColor="background1" w:themeShade="A6"/>
          <w:highlight w:val="yellow"/>
          <w:rPrChange w:id="16" w:author="mark quinn" w:date="2026-03-14T10:29:00Z" w16du:dateUtc="2026-03-14T02:29:00Z">
            <w:rPr>
              <w:i/>
              <w:color w:val="FF0000"/>
              <w:highlight w:val="yellow"/>
            </w:rPr>
          </w:rPrChange>
        </w:rPr>
        <w:t>.</w:t>
      </w:r>
    </w:p>
    <w:p w14:paraId="4D1F35BB" w14:textId="77777777" w:rsidR="007C7C88" w:rsidRDefault="007D654A">
      <w:r>
        <w:t>______________________________________________________________________</w:t>
      </w:r>
    </w:p>
    <w:p w14:paraId="415D2F4F" w14:textId="77777777" w:rsidR="007C7C88" w:rsidRPr="00E86749" w:rsidRDefault="007D654A">
      <w:pPr>
        <w:rPr>
          <w:rFonts w:cs="Times New Roman (Body CS)"/>
          <w:strike/>
        </w:rPr>
      </w:pPr>
      <w:r w:rsidRPr="00E86749">
        <w:rPr>
          <w:rFonts w:cs="Times New Roman (Body CS)"/>
          <w:b/>
          <w:strike/>
        </w:rPr>
        <w:t xml:space="preserve">Q: What Drives </w:t>
      </w:r>
      <w:proofErr w:type="spellStart"/>
      <w:r w:rsidRPr="00E86749">
        <w:rPr>
          <w:rFonts w:cs="Times New Roman (Body CS)"/>
          <w:b/>
          <w:strike/>
        </w:rPr>
        <w:t>goldenforests.ai's</w:t>
      </w:r>
      <w:proofErr w:type="spellEnd"/>
      <w:r w:rsidRPr="00E86749">
        <w:rPr>
          <w:rFonts w:cs="Times New Roman (Body CS)"/>
          <w:b/>
          <w:strike/>
        </w:rPr>
        <w:t xml:space="preserve"> Success?</w:t>
      </w:r>
    </w:p>
    <w:p w14:paraId="318AE967" w14:textId="1CF378AF" w:rsidR="00E86749" w:rsidRPr="00F91662" w:rsidRDefault="007D654A">
      <w:pPr>
        <w:rPr>
          <w:i/>
          <w:color w:val="A6A6A6" w:themeColor="background1" w:themeShade="A6"/>
          <w:highlight w:val="yellow"/>
          <w:rPrChange w:id="17" w:author="mark quinn" w:date="2026-03-14T10:29:00Z" w16du:dateUtc="2026-03-14T02:29:00Z">
            <w:rPr>
              <w:i/>
              <w:color w:val="FF0000"/>
              <w:highlight w:val="yellow"/>
            </w:rPr>
          </w:rPrChange>
        </w:rPr>
      </w:pPr>
      <w:r w:rsidRPr="00E86749">
        <w:rPr>
          <w:rFonts w:cs="Times New Roman (Body CS)"/>
          <w:strike/>
        </w:rPr>
        <w:t>A: Our success stems from two years of detailed research and strategic development, combining:</w:t>
      </w:r>
      <w:r w:rsidRPr="00E86749">
        <w:rPr>
          <w:rFonts w:cs="Times New Roman (Body CS)"/>
          <w:strike/>
        </w:rPr>
        <w:br/>
      </w:r>
      <w:r w:rsidRPr="00E86749">
        <w:rPr>
          <w:rFonts w:cs="Times New Roman (Body CS)"/>
          <w:strike/>
        </w:rPr>
        <w:br/>
        <w:t>University-level agricultural expertise</w:t>
      </w:r>
      <w:r w:rsidRPr="00E86749">
        <w:rPr>
          <w:rFonts w:cs="Times New Roman (Body CS)"/>
          <w:strike/>
        </w:rPr>
        <w:br/>
        <w:t>AI-driven plantation management</w:t>
      </w:r>
      <w:r w:rsidRPr="00E86749">
        <w:rPr>
          <w:rFonts w:cs="Times New Roman (Body CS)"/>
          <w:strike/>
        </w:rPr>
        <w:br/>
        <w:t>Commitment to sustainability</w:t>
      </w:r>
      <w:r w:rsidRPr="00E86749">
        <w:rPr>
          <w:rFonts w:cs="Times New Roman (Body CS)"/>
          <w:strike/>
        </w:rPr>
        <w:br/>
      </w:r>
      <w:r w:rsidRPr="00E86749">
        <w:rPr>
          <w:rFonts w:cs="Times New Roman (Body CS)"/>
          <w:strike/>
        </w:rPr>
        <w:br/>
        <w:t>This integrated approach positions goldenforests.ai at the forefront of sustainable, real-asset investment in Asia.</w:t>
      </w:r>
      <w:r w:rsidR="00E86749">
        <w:rPr>
          <w:rFonts w:cs="Times New Roman (Body CS)"/>
          <w:strike/>
        </w:rPr>
        <w:t xml:space="preserve"> </w:t>
      </w:r>
      <w:r w:rsidR="00E86749" w:rsidRPr="00424362">
        <w:rPr>
          <w:i/>
          <w:color w:val="FF0000"/>
          <w:highlight w:val="yellow"/>
        </w:rPr>
        <w:t>(</w:t>
      </w:r>
      <w:r w:rsidR="00E86749">
        <w:rPr>
          <w:i/>
          <w:color w:val="FF0000"/>
          <w:highlight w:val="yellow"/>
        </w:rPr>
        <w:t xml:space="preserve">I suggest wee remove as we cover in </w:t>
      </w:r>
      <w:r w:rsidR="003B5766">
        <w:rPr>
          <w:i/>
          <w:color w:val="FF0000"/>
          <w:highlight w:val="yellow"/>
        </w:rPr>
        <w:t>the</w:t>
      </w:r>
      <w:r w:rsidR="00E86749">
        <w:rPr>
          <w:i/>
          <w:color w:val="FF0000"/>
          <w:highlight w:val="yellow"/>
        </w:rPr>
        <w:t xml:space="preserve"> differentiators, overview of GF, research and innovation goals and commitment to sustainability</w:t>
      </w:r>
      <w:r w:rsidR="00E86749" w:rsidRPr="00424362">
        <w:rPr>
          <w:i/>
          <w:color w:val="FF0000"/>
          <w:highlight w:val="yellow"/>
        </w:rPr>
        <w:t>)</w:t>
      </w:r>
      <w:r w:rsidR="00E86749">
        <w:rPr>
          <w:i/>
          <w:color w:val="FF0000"/>
          <w:highlight w:val="yellow"/>
        </w:rPr>
        <w:t xml:space="preserve">. If you want to </w:t>
      </w:r>
      <w:r w:rsidR="003B5766">
        <w:rPr>
          <w:i/>
          <w:color w:val="FF0000"/>
          <w:highlight w:val="yellow"/>
        </w:rPr>
        <w:t>keep,</w:t>
      </w:r>
      <w:r w:rsidR="00E86749">
        <w:rPr>
          <w:i/>
          <w:color w:val="FF0000"/>
          <w:highlight w:val="yellow"/>
        </w:rPr>
        <w:t xml:space="preserve"> I suggest the below</w:t>
      </w:r>
      <w:r w:rsidR="003B5766">
        <w:rPr>
          <w:i/>
          <w:color w:val="FF0000"/>
          <w:highlight w:val="yellow"/>
        </w:rPr>
        <w:t xml:space="preserve"> </w:t>
      </w:r>
      <w:proofErr w:type="spellStart"/>
      <w:proofErr w:type="gramStart"/>
      <w:r w:rsidR="003B5766">
        <w:rPr>
          <w:i/>
          <w:color w:val="FF0000"/>
          <w:highlight w:val="yellow"/>
        </w:rPr>
        <w:t>copy</w:t>
      </w:r>
      <w:r w:rsidR="00E86749" w:rsidRPr="00F91662">
        <w:rPr>
          <w:i/>
          <w:color w:val="A6A6A6" w:themeColor="background1" w:themeShade="A6"/>
          <w:highlight w:val="yellow"/>
          <w:rPrChange w:id="18" w:author="mark quinn" w:date="2026-03-14T10:29:00Z" w16du:dateUtc="2026-03-14T02:29:00Z">
            <w:rPr>
              <w:i/>
              <w:color w:val="FF0000"/>
              <w:highlight w:val="yellow"/>
            </w:rPr>
          </w:rPrChange>
        </w:rPr>
        <w:t>:</w:t>
      </w:r>
      <w:ins w:id="19" w:author="mark quinn" w:date="2026-03-14T10:25:00Z" w16du:dateUtc="2026-03-14T02:25:00Z">
        <w:r w:rsidR="002E5B4E" w:rsidRPr="00F91662">
          <w:rPr>
            <w:i/>
            <w:color w:val="A6A6A6" w:themeColor="background1" w:themeShade="A6"/>
            <w:highlight w:val="yellow"/>
            <w:rPrChange w:id="20" w:author="mark quinn" w:date="2026-03-14T10:29:00Z" w16du:dateUtc="2026-03-14T02:29:00Z">
              <w:rPr>
                <w:i/>
                <w:color w:val="FF0000"/>
                <w:highlight w:val="yellow"/>
              </w:rPr>
            </w:rPrChange>
          </w:rPr>
          <w:t>keep</w:t>
        </w:r>
        <w:proofErr w:type="spellEnd"/>
        <w:proofErr w:type="gramEnd"/>
        <w:r w:rsidR="002E5B4E" w:rsidRPr="00F91662">
          <w:rPr>
            <w:i/>
            <w:color w:val="A6A6A6" w:themeColor="background1" w:themeShade="A6"/>
            <w:highlight w:val="yellow"/>
            <w:rPrChange w:id="21" w:author="mark quinn" w:date="2026-03-14T10:29:00Z" w16du:dateUtc="2026-03-14T02:29:00Z">
              <w:rPr>
                <w:i/>
                <w:color w:val="FF0000"/>
                <w:highlight w:val="yellow"/>
              </w:rPr>
            </w:rPrChange>
          </w:rPr>
          <w:t xml:space="preserve"> the </w:t>
        </w:r>
      </w:ins>
      <w:ins w:id="22" w:author="mark quinn" w:date="2026-03-14T10:26:00Z" w16du:dateUtc="2026-03-14T02:26:00Z">
        <w:r w:rsidR="002E5B4E" w:rsidRPr="00F91662">
          <w:rPr>
            <w:i/>
            <w:color w:val="A6A6A6" w:themeColor="background1" w:themeShade="A6"/>
            <w:highlight w:val="yellow"/>
            <w:rPrChange w:id="23" w:author="mark quinn" w:date="2026-03-14T10:29:00Z" w16du:dateUtc="2026-03-14T02:29:00Z">
              <w:rPr>
                <w:i/>
                <w:color w:val="FF0000"/>
                <w:highlight w:val="yellow"/>
              </w:rPr>
            </w:rPrChange>
          </w:rPr>
          <w:t>statement below</w:t>
        </w:r>
      </w:ins>
    </w:p>
    <w:p w14:paraId="2324D451" w14:textId="77777777" w:rsidR="00E86749" w:rsidRPr="00E86749" w:rsidRDefault="00E86749" w:rsidP="00E86749">
      <w:pPr>
        <w:pStyle w:val="font-claude-response-body"/>
        <w:rPr>
          <w:rFonts w:ascii="Calibri" w:eastAsiaTheme="minorEastAsia" w:hAnsi="Calibri" w:cstheme="minorBidi"/>
          <w:i/>
          <w:color w:val="FF0000"/>
          <w:sz w:val="22"/>
          <w:szCs w:val="22"/>
          <w:lang w:eastAsia="en-US"/>
        </w:rPr>
      </w:pPr>
      <w:r w:rsidRPr="00E86749">
        <w:rPr>
          <w:rFonts w:ascii="Calibri" w:eastAsiaTheme="minorEastAsia" w:hAnsi="Calibri" w:cstheme="minorBidi"/>
          <w:b/>
          <w:bCs/>
          <w:i/>
          <w:color w:val="FF0000"/>
          <w:sz w:val="22"/>
          <w:szCs w:val="22"/>
          <w:lang w:eastAsia="en-US"/>
        </w:rPr>
        <w:t>Q: What drives Golden Forests' success?</w:t>
      </w:r>
    </w:p>
    <w:p w14:paraId="56F1FF04" w14:textId="04E1DF73" w:rsidR="00E86749" w:rsidRPr="00E86749" w:rsidRDefault="00E86749" w:rsidP="00E86749">
      <w:pPr>
        <w:pStyle w:val="font-claude-response-body"/>
        <w:rPr>
          <w:rFonts w:ascii="Calibri" w:eastAsiaTheme="minorEastAsia" w:hAnsi="Calibri" w:cstheme="minorBidi"/>
          <w:i/>
          <w:color w:val="FF0000"/>
          <w:sz w:val="22"/>
          <w:szCs w:val="22"/>
          <w:lang w:eastAsia="en-US"/>
        </w:rPr>
      </w:pPr>
      <w:r w:rsidRPr="00E86749">
        <w:rPr>
          <w:rFonts w:ascii="Calibri" w:eastAsiaTheme="minorEastAsia" w:hAnsi="Calibri" w:cstheme="minorBidi"/>
          <w:b/>
          <w:bCs/>
          <w:i/>
          <w:color w:val="FF0000"/>
          <w:sz w:val="22"/>
          <w:szCs w:val="22"/>
          <w:lang w:eastAsia="en-US"/>
        </w:rPr>
        <w:t>A:</w:t>
      </w:r>
      <w:r w:rsidRPr="00E86749">
        <w:rPr>
          <w:rFonts w:ascii="Calibri" w:eastAsiaTheme="minorEastAsia" w:hAnsi="Calibri" w:cstheme="minorBidi"/>
          <w:i/>
          <w:color w:val="FF0000"/>
          <w:sz w:val="22"/>
          <w:szCs w:val="22"/>
          <w:lang w:eastAsia="en-US"/>
        </w:rPr>
        <w:t xml:space="preserve"> Our success is driven by exclusive </w:t>
      </w:r>
      <w:ins w:id="24" w:author="mark quinn" w:date="2026-03-14T10:25:00Z" w16du:dateUtc="2026-03-14T02:25:00Z">
        <w:r w:rsidR="002E5B4E" w:rsidRPr="00F91662">
          <w:rPr>
            <w:rFonts w:ascii="Calibri" w:eastAsiaTheme="minorEastAsia" w:hAnsi="Calibri" w:cstheme="minorBidi"/>
            <w:i/>
            <w:color w:val="A6A6A6" w:themeColor="background1" w:themeShade="A6"/>
            <w:sz w:val="22"/>
            <w:szCs w:val="22"/>
            <w:lang w:eastAsia="en-US"/>
            <w:rPrChange w:id="25" w:author="mark quinn" w:date="2026-03-14T10:29:00Z" w16du:dateUtc="2026-03-14T02:29:00Z">
              <w:rPr>
                <w:rFonts w:ascii="Calibri" w:eastAsiaTheme="minorEastAsia" w:hAnsi="Calibri" w:cstheme="minorBidi"/>
                <w:i/>
                <w:color w:val="FF0000"/>
                <w:sz w:val="22"/>
                <w:szCs w:val="22"/>
                <w:lang w:eastAsia="en-US"/>
              </w:rPr>
            </w:rPrChange>
          </w:rPr>
          <w:t xml:space="preserve">and accredited agarwood </w:t>
        </w:r>
      </w:ins>
      <w:ins w:id="26" w:author="mark quinn" w:date="2026-03-14T10:30:00Z" w16du:dateUtc="2026-03-14T02:30:00Z">
        <w:r w:rsidR="00F91662" w:rsidRPr="00F91662">
          <w:rPr>
            <w:rFonts w:ascii="Calibri" w:eastAsiaTheme="minorEastAsia" w:hAnsi="Calibri" w:cstheme="minorBidi"/>
            <w:i/>
            <w:color w:val="A6A6A6" w:themeColor="background1" w:themeShade="A6"/>
            <w:sz w:val="22"/>
            <w:szCs w:val="22"/>
            <w:lang w:eastAsia="en-US"/>
          </w:rPr>
          <w:t>inoculation</w:t>
        </w:r>
      </w:ins>
      <w:del w:id="27" w:author="mark quinn" w:date="2026-03-14T10:25:00Z" w16du:dateUtc="2026-03-14T02:25:00Z">
        <w:r w:rsidRPr="00E86749" w:rsidDel="002E5B4E">
          <w:rPr>
            <w:rFonts w:ascii="Calibri" w:eastAsiaTheme="minorEastAsia" w:hAnsi="Calibri" w:cstheme="minorBidi"/>
            <w:i/>
            <w:color w:val="FF0000"/>
            <w:sz w:val="22"/>
            <w:szCs w:val="22"/>
            <w:lang w:eastAsia="en-US"/>
          </w:rPr>
          <w:delText>cultivation</w:delText>
        </w:r>
      </w:del>
      <w:r w:rsidRPr="00E86749">
        <w:rPr>
          <w:rFonts w:ascii="Calibri" w:eastAsiaTheme="minorEastAsia" w:hAnsi="Calibri" w:cstheme="minorBidi"/>
          <w:i/>
          <w:color w:val="FF0000"/>
          <w:sz w:val="22"/>
          <w:szCs w:val="22"/>
          <w:lang w:eastAsia="en-US"/>
        </w:rPr>
        <w:t xml:space="preserve"> technologies, proprietary elite genetics, AI-enabled plantation management, first-mover regulatory approvals,</w:t>
      </w:r>
      <w:ins w:id="28" w:author="mark quinn" w:date="2026-03-14T10:30:00Z" w16du:dateUtc="2026-03-14T02:30:00Z">
        <w:r w:rsidR="00F91662">
          <w:rPr>
            <w:rFonts w:ascii="Calibri" w:eastAsiaTheme="minorEastAsia" w:hAnsi="Calibri" w:cstheme="minorBidi"/>
            <w:i/>
            <w:color w:val="FF0000"/>
            <w:sz w:val="22"/>
            <w:szCs w:val="22"/>
            <w:lang w:eastAsia="en-US"/>
          </w:rPr>
          <w:t xml:space="preserve"> </w:t>
        </w:r>
      </w:ins>
      <w:ins w:id="29" w:author="mark quinn" w:date="2026-03-14T10:32:00Z" w16du:dateUtc="2026-03-14T02:32:00Z">
        <w:r w:rsidR="00F91662">
          <w:rPr>
            <w:rFonts w:ascii="Calibri" w:eastAsiaTheme="minorEastAsia" w:hAnsi="Calibri" w:cstheme="minorBidi"/>
            <w:i/>
            <w:color w:val="A6A6A6" w:themeColor="background1" w:themeShade="A6"/>
            <w:sz w:val="22"/>
            <w:szCs w:val="22"/>
            <w:lang w:eastAsia="en-US"/>
          </w:rPr>
          <w:t>p</w:t>
        </w:r>
      </w:ins>
      <w:ins w:id="30" w:author="mark quinn" w:date="2026-03-14T10:33:00Z" w16du:dateUtc="2026-03-14T02:33:00Z">
        <w:r w:rsidR="00F91662">
          <w:rPr>
            <w:rFonts w:ascii="Calibri" w:eastAsiaTheme="minorEastAsia" w:hAnsi="Calibri" w:cstheme="minorBidi"/>
            <w:i/>
            <w:color w:val="A6A6A6" w:themeColor="background1" w:themeShade="A6"/>
            <w:sz w:val="22"/>
            <w:szCs w:val="22"/>
            <w:lang w:eastAsia="en-US"/>
          </w:rPr>
          <w:t>lantation specialists</w:t>
        </w:r>
      </w:ins>
      <w:ins w:id="31" w:author="mark quinn" w:date="2026-03-14T10:30:00Z" w16du:dateUtc="2026-03-14T02:30:00Z">
        <w:r w:rsidR="00F91662">
          <w:rPr>
            <w:rFonts w:ascii="Calibri" w:eastAsiaTheme="minorEastAsia" w:hAnsi="Calibri" w:cstheme="minorBidi"/>
            <w:i/>
            <w:color w:val="A6A6A6" w:themeColor="background1" w:themeShade="A6"/>
            <w:sz w:val="22"/>
            <w:szCs w:val="22"/>
            <w:lang w:eastAsia="en-US"/>
          </w:rPr>
          <w:t xml:space="preserve"> with 80+ years of </w:t>
        </w:r>
      </w:ins>
      <w:ins w:id="32" w:author="mark quinn" w:date="2026-03-14T10:33:00Z" w16du:dateUtc="2026-03-14T02:33:00Z">
        <w:r w:rsidR="00F91662">
          <w:rPr>
            <w:rFonts w:ascii="Calibri" w:eastAsiaTheme="minorEastAsia" w:hAnsi="Calibri" w:cstheme="minorBidi"/>
            <w:i/>
            <w:color w:val="A6A6A6" w:themeColor="background1" w:themeShade="A6"/>
            <w:sz w:val="22"/>
            <w:szCs w:val="22"/>
            <w:lang w:eastAsia="en-US"/>
          </w:rPr>
          <w:t xml:space="preserve">combined </w:t>
        </w:r>
      </w:ins>
      <w:ins w:id="33" w:author="mark quinn" w:date="2026-03-14T10:34:00Z" w16du:dateUtc="2026-03-14T02:34:00Z">
        <w:r w:rsidR="00F91662">
          <w:rPr>
            <w:rFonts w:ascii="Calibri" w:eastAsiaTheme="minorEastAsia" w:hAnsi="Calibri" w:cstheme="minorBidi"/>
            <w:i/>
            <w:color w:val="A6A6A6" w:themeColor="background1" w:themeShade="A6"/>
            <w:sz w:val="22"/>
            <w:szCs w:val="22"/>
            <w:lang w:eastAsia="en-US"/>
          </w:rPr>
          <w:t>experience in</w:t>
        </w:r>
      </w:ins>
      <w:ins w:id="34" w:author="mark quinn" w:date="2026-03-14T10:33:00Z" w16du:dateUtc="2026-03-14T02:33:00Z">
        <w:r w:rsidR="00F91662">
          <w:rPr>
            <w:rFonts w:ascii="Calibri" w:eastAsiaTheme="minorEastAsia" w:hAnsi="Calibri" w:cstheme="minorBidi"/>
            <w:i/>
            <w:color w:val="A6A6A6" w:themeColor="background1" w:themeShade="A6"/>
            <w:sz w:val="22"/>
            <w:szCs w:val="22"/>
            <w:lang w:eastAsia="en-US"/>
          </w:rPr>
          <w:t xml:space="preserve"> commercial plantation </w:t>
        </w:r>
        <w:proofErr w:type="gramStart"/>
        <w:r w:rsidR="00F91662">
          <w:rPr>
            <w:rFonts w:ascii="Calibri" w:eastAsiaTheme="minorEastAsia" w:hAnsi="Calibri" w:cstheme="minorBidi"/>
            <w:i/>
            <w:color w:val="A6A6A6" w:themeColor="background1" w:themeShade="A6"/>
            <w:sz w:val="22"/>
            <w:szCs w:val="22"/>
            <w:lang w:eastAsia="en-US"/>
          </w:rPr>
          <w:t xml:space="preserve">development </w:t>
        </w:r>
      </w:ins>
      <w:r w:rsidRPr="00E86749">
        <w:rPr>
          <w:rFonts w:ascii="Calibri" w:eastAsiaTheme="minorEastAsia" w:hAnsi="Calibri" w:cstheme="minorBidi"/>
          <w:i/>
          <w:color w:val="FF0000"/>
          <w:sz w:val="22"/>
          <w:szCs w:val="22"/>
          <w:lang w:eastAsia="en-US"/>
        </w:rPr>
        <w:t xml:space="preserve"> and</w:t>
      </w:r>
      <w:proofErr w:type="gramEnd"/>
      <w:r w:rsidRPr="00E86749">
        <w:rPr>
          <w:rFonts w:ascii="Calibri" w:eastAsiaTheme="minorEastAsia" w:hAnsi="Calibri" w:cstheme="minorBidi"/>
          <w:i/>
          <w:color w:val="FF0000"/>
          <w:sz w:val="22"/>
          <w:szCs w:val="22"/>
          <w:lang w:eastAsia="en-US"/>
        </w:rPr>
        <w:t xml:space="preserve"> collaborative partnerships with leading Philippine agricultural research institutions.</w:t>
      </w:r>
    </w:p>
    <w:p w14:paraId="2EECC484" w14:textId="276FB7B2" w:rsidR="007C7C88" w:rsidRPr="00E86749" w:rsidRDefault="00E86749" w:rsidP="00E86749">
      <w:pPr>
        <w:pStyle w:val="font-claude-response-body"/>
        <w:rPr>
          <w:rFonts w:ascii="Calibri" w:eastAsiaTheme="minorEastAsia" w:hAnsi="Calibri" w:cstheme="minorBidi"/>
          <w:i/>
          <w:color w:val="FF0000"/>
          <w:sz w:val="22"/>
          <w:szCs w:val="22"/>
          <w:lang w:eastAsia="en-US"/>
        </w:rPr>
      </w:pPr>
      <w:r w:rsidRPr="00E86749">
        <w:rPr>
          <w:rFonts w:ascii="Calibri" w:eastAsiaTheme="minorEastAsia" w:hAnsi="Calibri" w:cstheme="minorBidi"/>
          <w:i/>
          <w:color w:val="FF0000"/>
          <w:sz w:val="22"/>
          <w:szCs w:val="22"/>
          <w:lang w:eastAsia="en-US"/>
        </w:rPr>
        <w:t>This integrated approach positions Golden Forests at the forefront of sustainable agroforestry investment in Asia.</w:t>
      </w:r>
    </w:p>
    <w:p w14:paraId="4C3BB51F" w14:textId="77777777" w:rsidR="007C7C88" w:rsidRDefault="007D654A">
      <w:r>
        <w:t>______________________________________________________________________</w:t>
      </w:r>
    </w:p>
    <w:p w14:paraId="29A056CE" w14:textId="77777777" w:rsidR="007C7C88" w:rsidRPr="00E86749" w:rsidRDefault="007D654A">
      <w:pPr>
        <w:rPr>
          <w:highlight w:val="yellow"/>
        </w:rPr>
      </w:pPr>
      <w:r w:rsidRPr="00E86749">
        <w:rPr>
          <w:b/>
          <w:highlight w:val="yellow"/>
        </w:rPr>
        <w:t xml:space="preserve">Q: What is </w:t>
      </w:r>
      <w:proofErr w:type="spellStart"/>
      <w:r w:rsidRPr="00E86749">
        <w:rPr>
          <w:b/>
          <w:highlight w:val="yellow"/>
        </w:rPr>
        <w:t>goldenforests.ai's</w:t>
      </w:r>
      <w:proofErr w:type="spellEnd"/>
      <w:r w:rsidRPr="00E86749">
        <w:rPr>
          <w:b/>
          <w:highlight w:val="yellow"/>
        </w:rPr>
        <w:t xml:space="preserve"> financial position?</w:t>
      </w:r>
    </w:p>
    <w:p w14:paraId="072EEFEF" w14:textId="6990BFFE" w:rsidR="007C7C88" w:rsidRPr="00F91662" w:rsidRDefault="007D654A">
      <w:pPr>
        <w:rPr>
          <w:color w:val="A6A6A6" w:themeColor="background1" w:themeShade="A6"/>
          <w:rPrChange w:id="35" w:author="mark quinn" w:date="2026-03-14T10:34:00Z" w16du:dateUtc="2026-03-14T02:34:00Z">
            <w:rPr/>
          </w:rPrChange>
        </w:rPr>
      </w:pPr>
      <w:r w:rsidRPr="00E86749">
        <w:rPr>
          <w:highlight w:val="yellow"/>
        </w:rPr>
        <w:t>A: goldenforests.ai is debt-free and fully self-funded.</w:t>
      </w:r>
      <w:r w:rsidRPr="00E86749">
        <w:rPr>
          <w:highlight w:val="yellow"/>
        </w:rPr>
        <w:br/>
      </w:r>
      <w:r w:rsidRPr="00E86749">
        <w:rPr>
          <w:highlight w:val="yellow"/>
        </w:rPr>
        <w:br/>
        <w:t xml:space="preserve">We own our plantations outright, giving us total control and stability. A replacement-tree buffer </w:t>
      </w:r>
      <w:r w:rsidRPr="00E86749">
        <w:rPr>
          <w:highlight w:val="yellow"/>
        </w:rPr>
        <w:lastRenderedPageBreak/>
        <w:t>stock ensures every client's investment is protected.</w:t>
      </w:r>
      <w:r w:rsidRPr="00E86749">
        <w:rPr>
          <w:highlight w:val="yellow"/>
        </w:rPr>
        <w:br/>
      </w:r>
      <w:r w:rsidRPr="00E86749">
        <w:rPr>
          <w:highlight w:val="yellow"/>
        </w:rPr>
        <w:br/>
        <w:t>The company benefits from the strategic support of a former Chief Investment Officer of one of the world's top five investment firms, a key angel investor who reinforces confidence in our financial management and growth strategy.</w:t>
      </w:r>
      <w:r w:rsidR="00E86749">
        <w:t xml:space="preserve"> </w:t>
      </w:r>
      <w:r w:rsidR="00E86749" w:rsidRPr="00E86749">
        <w:rPr>
          <w:highlight w:val="green"/>
        </w:rPr>
        <w:t xml:space="preserve">MARK – I AM CAUTIOUS ABOUT </w:t>
      </w:r>
      <w:r w:rsidR="00BD2833">
        <w:rPr>
          <w:highlight w:val="green"/>
        </w:rPr>
        <w:t xml:space="preserve">BRINIGN CHARLIE INTO THIS </w:t>
      </w:r>
      <w:r w:rsidR="00E86749" w:rsidRPr="00E86749">
        <w:rPr>
          <w:highlight w:val="green"/>
        </w:rPr>
        <w:t xml:space="preserve">FOR THE REASONS WE DISCUSSED IN THE BUSINESS PLAN, HERE IS MY </w:t>
      </w:r>
      <w:proofErr w:type="spellStart"/>
      <w:proofErr w:type="gramStart"/>
      <w:r w:rsidR="00E86749" w:rsidRPr="00E86749">
        <w:rPr>
          <w:highlight w:val="green"/>
        </w:rPr>
        <w:t>SUGGESTION:</w:t>
      </w:r>
      <w:ins w:id="36" w:author="mark quinn" w:date="2026-03-14T10:34:00Z" w16du:dateUtc="2026-03-14T02:34:00Z">
        <w:r w:rsidR="00F91662">
          <w:rPr>
            <w:color w:val="A6A6A6" w:themeColor="background1" w:themeShade="A6"/>
          </w:rPr>
          <w:t>Agreed</w:t>
        </w:r>
      </w:ins>
      <w:proofErr w:type="spellEnd"/>
      <w:proofErr w:type="gramEnd"/>
      <w:ins w:id="37" w:author="mark quinn" w:date="2026-03-14T10:39:00Z" w16du:dateUtc="2026-03-14T02:39:00Z">
        <w:r w:rsidR="00F91662">
          <w:rPr>
            <w:color w:val="A6A6A6" w:themeColor="background1" w:themeShade="A6"/>
          </w:rPr>
          <w:t xml:space="preserve"> keep this section very short</w:t>
        </w:r>
      </w:ins>
      <w:ins w:id="38" w:author="mark quinn" w:date="2026-03-14T10:34:00Z" w16du:dateUtc="2026-03-14T02:34:00Z">
        <w:r w:rsidR="00F91662">
          <w:rPr>
            <w:color w:val="A6A6A6" w:themeColor="background1" w:themeShade="A6"/>
          </w:rPr>
          <w:t>!!!!!!</w:t>
        </w:r>
      </w:ins>
    </w:p>
    <w:p w14:paraId="27E984DA" w14:textId="77777777" w:rsidR="00E86749" w:rsidRPr="00E86749" w:rsidRDefault="00E86749" w:rsidP="00E86749">
      <w:pPr>
        <w:pStyle w:val="font-claude-response-body"/>
        <w:rPr>
          <w:rFonts w:ascii="Calibri" w:eastAsiaTheme="minorEastAsia" w:hAnsi="Calibri" w:cstheme="minorBidi"/>
          <w:i/>
          <w:color w:val="FF0000"/>
          <w:sz w:val="22"/>
          <w:szCs w:val="22"/>
          <w:lang w:eastAsia="en-US"/>
        </w:rPr>
      </w:pPr>
      <w:r w:rsidRPr="00E86749">
        <w:rPr>
          <w:rFonts w:ascii="Calibri" w:eastAsiaTheme="minorEastAsia" w:hAnsi="Calibri" w:cstheme="minorBidi"/>
          <w:b/>
          <w:bCs/>
          <w:i/>
          <w:color w:val="FF0000"/>
          <w:sz w:val="22"/>
          <w:szCs w:val="22"/>
          <w:lang w:eastAsia="en-US"/>
        </w:rPr>
        <w:t xml:space="preserve">Q: What </w:t>
      </w:r>
      <w:proofErr w:type="gramStart"/>
      <w:r w:rsidRPr="00E86749">
        <w:rPr>
          <w:rFonts w:ascii="Calibri" w:eastAsiaTheme="minorEastAsia" w:hAnsi="Calibri" w:cstheme="minorBidi"/>
          <w:b/>
          <w:bCs/>
          <w:i/>
          <w:color w:val="FF0000"/>
          <w:sz w:val="22"/>
          <w:szCs w:val="22"/>
          <w:lang w:eastAsia="en-US"/>
        </w:rPr>
        <w:t>is</w:t>
      </w:r>
      <w:proofErr w:type="gramEnd"/>
      <w:r w:rsidRPr="00E86749">
        <w:rPr>
          <w:rFonts w:ascii="Calibri" w:eastAsiaTheme="minorEastAsia" w:hAnsi="Calibri" w:cstheme="minorBidi"/>
          <w:b/>
          <w:bCs/>
          <w:i/>
          <w:color w:val="FF0000"/>
          <w:sz w:val="22"/>
          <w:szCs w:val="22"/>
          <w:lang w:eastAsia="en-US"/>
        </w:rPr>
        <w:t xml:space="preserve"> Golden Forests' financial position?</w:t>
      </w:r>
    </w:p>
    <w:p w14:paraId="449A5991" w14:textId="77777777" w:rsidR="00E86749" w:rsidRPr="00E86749" w:rsidRDefault="00E86749" w:rsidP="00E86749">
      <w:pPr>
        <w:pStyle w:val="font-claude-response-body"/>
        <w:rPr>
          <w:rFonts w:ascii="Calibri" w:eastAsiaTheme="minorEastAsia" w:hAnsi="Calibri" w:cstheme="minorBidi"/>
          <w:i/>
          <w:color w:val="FF0000"/>
          <w:sz w:val="22"/>
          <w:szCs w:val="22"/>
          <w:lang w:eastAsia="en-US"/>
        </w:rPr>
      </w:pPr>
      <w:r w:rsidRPr="00E86749">
        <w:rPr>
          <w:rFonts w:ascii="Calibri" w:eastAsiaTheme="minorEastAsia" w:hAnsi="Calibri" w:cstheme="minorBidi"/>
          <w:b/>
          <w:bCs/>
          <w:i/>
          <w:color w:val="FF0000"/>
          <w:sz w:val="22"/>
          <w:szCs w:val="22"/>
          <w:lang w:eastAsia="en-US"/>
        </w:rPr>
        <w:t>A:</w:t>
      </w:r>
      <w:r w:rsidRPr="00E86749">
        <w:rPr>
          <w:rFonts w:ascii="Calibri" w:eastAsiaTheme="minorEastAsia" w:hAnsi="Calibri" w:cstheme="minorBidi"/>
          <w:i/>
          <w:color w:val="FF0000"/>
          <w:sz w:val="22"/>
          <w:szCs w:val="22"/>
          <w:lang w:eastAsia="en-US"/>
        </w:rPr>
        <w:t xml:space="preserve"> Golden Forests operates debt-free, ensuring stability and control over its plantations.</w:t>
      </w:r>
    </w:p>
    <w:p w14:paraId="706AD641" w14:textId="4D3ADDE3" w:rsidR="00E86749" w:rsidRPr="00E86749" w:rsidRDefault="00E86749" w:rsidP="00E86749">
      <w:pPr>
        <w:pStyle w:val="font-claude-response-body"/>
        <w:rPr>
          <w:rFonts w:ascii="Calibri" w:eastAsiaTheme="minorEastAsia" w:hAnsi="Calibri" w:cstheme="minorBidi"/>
          <w:i/>
          <w:color w:val="FF0000"/>
          <w:sz w:val="22"/>
          <w:szCs w:val="22"/>
          <w:lang w:eastAsia="en-US"/>
        </w:rPr>
      </w:pPr>
      <w:r w:rsidRPr="00E86749">
        <w:rPr>
          <w:rFonts w:ascii="Calibri" w:eastAsiaTheme="minorEastAsia" w:hAnsi="Calibri" w:cstheme="minorBidi"/>
          <w:i/>
          <w:color w:val="FF0000"/>
          <w:sz w:val="22"/>
          <w:szCs w:val="22"/>
          <w:lang w:eastAsia="en-US"/>
        </w:rPr>
        <w:t>The company benefits from strategic support from experienced</w:t>
      </w:r>
      <w:ins w:id="39" w:author="mark quinn" w:date="2026-03-14T10:39:00Z" w16du:dateUtc="2026-03-14T02:39:00Z">
        <w:r w:rsidR="009557E2">
          <w:rPr>
            <w:rFonts w:ascii="Calibri" w:eastAsiaTheme="minorEastAsia" w:hAnsi="Calibri" w:cstheme="minorBidi"/>
            <w:i/>
            <w:color w:val="FF0000"/>
            <w:sz w:val="22"/>
            <w:szCs w:val="22"/>
            <w:lang w:eastAsia="en-US"/>
          </w:rPr>
          <w:t xml:space="preserve"> </w:t>
        </w:r>
        <w:r w:rsidR="009557E2" w:rsidRPr="009557E2">
          <w:rPr>
            <w:rFonts w:ascii="Calibri" w:eastAsiaTheme="minorEastAsia" w:hAnsi="Calibri" w:cstheme="minorBidi"/>
            <w:i/>
            <w:color w:val="A6A6A6" w:themeColor="background1" w:themeShade="A6"/>
            <w:sz w:val="22"/>
            <w:szCs w:val="22"/>
            <w:lang w:eastAsia="en-US"/>
            <w:rPrChange w:id="40" w:author="mark quinn" w:date="2026-03-14T10:40:00Z" w16du:dateUtc="2026-03-14T02:40:00Z">
              <w:rPr>
                <w:rFonts w:ascii="Calibri" w:eastAsiaTheme="minorEastAsia" w:hAnsi="Calibri" w:cstheme="minorBidi"/>
                <w:i/>
                <w:color w:val="FF0000"/>
                <w:sz w:val="22"/>
                <w:szCs w:val="22"/>
                <w:lang w:eastAsia="en-US"/>
              </w:rPr>
            </w:rPrChange>
          </w:rPr>
          <w:t>international</w:t>
        </w:r>
      </w:ins>
      <w:r w:rsidRPr="009557E2">
        <w:rPr>
          <w:rFonts w:ascii="Calibri" w:eastAsiaTheme="minorEastAsia" w:hAnsi="Calibri" w:cstheme="minorBidi"/>
          <w:i/>
          <w:color w:val="A6A6A6" w:themeColor="background1" w:themeShade="A6"/>
          <w:sz w:val="22"/>
          <w:szCs w:val="22"/>
          <w:lang w:eastAsia="en-US"/>
          <w:rPrChange w:id="41" w:author="mark quinn" w:date="2026-03-14T10:40:00Z" w16du:dateUtc="2026-03-14T02:40:00Z">
            <w:rPr>
              <w:rFonts w:ascii="Calibri" w:eastAsiaTheme="minorEastAsia" w:hAnsi="Calibri" w:cstheme="minorBidi"/>
              <w:i/>
              <w:color w:val="FF0000"/>
              <w:sz w:val="22"/>
              <w:szCs w:val="22"/>
              <w:lang w:eastAsia="en-US"/>
            </w:rPr>
          </w:rPrChange>
        </w:rPr>
        <w:t xml:space="preserve"> </w:t>
      </w:r>
      <w:r w:rsidRPr="00E86749">
        <w:rPr>
          <w:rFonts w:ascii="Calibri" w:eastAsiaTheme="minorEastAsia" w:hAnsi="Calibri" w:cstheme="minorBidi"/>
          <w:i/>
          <w:color w:val="FF0000"/>
          <w:sz w:val="22"/>
          <w:szCs w:val="22"/>
          <w:lang w:eastAsia="en-US"/>
        </w:rPr>
        <w:t>investors, reinforcing confidence in its financial management.</w:t>
      </w:r>
    </w:p>
    <w:p w14:paraId="4DAA7FDC" w14:textId="77777777" w:rsidR="00E86749" w:rsidRDefault="00E86749" w:rsidP="00E86749">
      <w:pPr>
        <w:pStyle w:val="font-claude-response-body"/>
        <w:rPr>
          <w:rFonts w:ascii="Calibri" w:eastAsiaTheme="minorEastAsia" w:hAnsi="Calibri" w:cstheme="minorBidi"/>
          <w:i/>
          <w:color w:val="FF0000"/>
          <w:sz w:val="22"/>
          <w:szCs w:val="22"/>
          <w:lang w:eastAsia="en-US"/>
        </w:rPr>
      </w:pPr>
      <w:r w:rsidRPr="00E86749">
        <w:rPr>
          <w:rFonts w:ascii="Calibri" w:eastAsiaTheme="minorEastAsia" w:hAnsi="Calibri" w:cstheme="minorBidi"/>
          <w:i/>
          <w:color w:val="FF0000"/>
          <w:sz w:val="22"/>
          <w:szCs w:val="22"/>
          <w:lang w:eastAsia="en-US"/>
        </w:rPr>
        <w:t>Selling trees to investors allows for shared profits whilst maintaining full ownership and control.</w:t>
      </w:r>
    </w:p>
    <w:p w14:paraId="2EB76829" w14:textId="473C4F6A" w:rsidR="007C7C88" w:rsidRDefault="007D654A">
      <w:r>
        <w:t>______________________________________________________________________</w:t>
      </w:r>
    </w:p>
    <w:p w14:paraId="4D23B98C" w14:textId="77777777" w:rsidR="007C7C88" w:rsidRDefault="007D654A">
      <w:r>
        <w:br w:type="page"/>
      </w:r>
    </w:p>
    <w:p w14:paraId="6E9202BA" w14:textId="77777777" w:rsidR="007C7C88" w:rsidRPr="00A157C0" w:rsidRDefault="007D654A">
      <w:pPr>
        <w:pStyle w:val="Heading1"/>
        <w:rPr>
          <w:color w:val="000000" w:themeColor="text1"/>
        </w:rPr>
      </w:pPr>
      <w:r w:rsidRPr="00A157C0">
        <w:rPr>
          <w:color w:val="000000" w:themeColor="text1"/>
        </w:rPr>
        <w:lastRenderedPageBreak/>
        <w:t>5. OWNERSHIP, OPERATIONS, AND ADVANTAGES</w:t>
      </w:r>
    </w:p>
    <w:p w14:paraId="727F95B9" w14:textId="77777777" w:rsidR="007C7C88" w:rsidRPr="00E12B24" w:rsidRDefault="007D654A">
      <w:pPr>
        <w:rPr>
          <w:rFonts w:cs="Times New Roman (Body CS)"/>
          <w:strike/>
        </w:rPr>
      </w:pPr>
      <w:r w:rsidRPr="00E12B24">
        <w:rPr>
          <w:rFonts w:cs="Times New Roman (Body CS)"/>
          <w:b/>
          <w:strike/>
        </w:rPr>
        <w:t>Q: Who owns the trees I purchase?</w:t>
      </w:r>
    </w:p>
    <w:p w14:paraId="1F2B434B" w14:textId="2CE5D811" w:rsidR="00E12B24" w:rsidRDefault="007D654A">
      <w:pPr>
        <w:rPr>
          <w:rFonts w:cs="Times New Roman (Body CS)"/>
        </w:rPr>
      </w:pPr>
      <w:r w:rsidRPr="00E12B24">
        <w:rPr>
          <w:rFonts w:cs="Times New Roman (Body CS)"/>
          <w:strike/>
        </w:rPr>
        <w:t xml:space="preserve">A: You do. When you buy trees from goldenforests.ai, you will become the legal owner of those trees. </w:t>
      </w:r>
      <w:proofErr w:type="spellStart"/>
      <w:r w:rsidRPr="00E12B24">
        <w:rPr>
          <w:rFonts w:cs="Times New Roman (Body CS)"/>
          <w:strike/>
        </w:rPr>
        <w:t>Goldenforests</w:t>
      </w:r>
      <w:proofErr w:type="spellEnd"/>
      <w:r w:rsidRPr="00E12B24">
        <w:rPr>
          <w:rFonts w:cs="Times New Roman (Body CS)"/>
          <w:strike/>
        </w:rPr>
        <w:t xml:space="preserve"> will simply manages them on your behalf, handling everything from importing seedlings or propagating seedlings in our own nurseries and planting, to maintenance, harvesting, and marketing the final products.</w:t>
      </w:r>
      <w:r w:rsidRPr="00E12B24">
        <w:rPr>
          <w:rFonts w:cs="Times New Roman (Body CS)"/>
          <w:strike/>
        </w:rPr>
        <w:br/>
      </w:r>
      <w:r w:rsidRPr="00E12B24">
        <w:rPr>
          <w:rFonts w:cs="Times New Roman (Body CS)"/>
          <w:strike/>
        </w:rPr>
        <w:br/>
        <w:t>If you ever wish to change managers, you can terminate the contract and appoint a new one at any time. Your ownership remains fully protected.</w:t>
      </w:r>
      <w:r w:rsidR="00E12B24">
        <w:rPr>
          <w:rFonts w:cs="Times New Roman (Body CS)"/>
          <w:strike/>
        </w:rPr>
        <w:t xml:space="preserve"> </w:t>
      </w:r>
      <w:r w:rsidR="00E12B24" w:rsidRPr="00E12B24">
        <w:rPr>
          <w:rFonts w:cs="Times New Roman (Body CS)"/>
          <w:highlight w:val="green"/>
        </w:rPr>
        <w:t>MARK: I THINK THERE IS TOO MUCH OPERATIONAL DETAIL HERE. I HAVE TWO SUGGESTIONS BELOW:</w:t>
      </w:r>
    </w:p>
    <w:p w14:paraId="237E5524" w14:textId="77777777" w:rsidR="00E12B24" w:rsidRPr="00E12B24" w:rsidRDefault="00E12B24" w:rsidP="00E12B24">
      <w:pPr>
        <w:pStyle w:val="font-claude-response-body"/>
        <w:rPr>
          <w:rFonts w:ascii="Calibri" w:eastAsiaTheme="minorEastAsia" w:hAnsi="Calibri" w:cstheme="minorBidi"/>
          <w:i/>
          <w:color w:val="FF0000"/>
          <w:sz w:val="22"/>
          <w:szCs w:val="22"/>
          <w:lang w:eastAsia="en-US"/>
        </w:rPr>
      </w:pPr>
      <w:r w:rsidRPr="00E12B24">
        <w:rPr>
          <w:rFonts w:ascii="Calibri" w:eastAsiaTheme="minorEastAsia" w:hAnsi="Calibri" w:cstheme="minorBidi"/>
          <w:b/>
          <w:bCs/>
          <w:i/>
          <w:color w:val="FF0000"/>
          <w:sz w:val="22"/>
          <w:szCs w:val="22"/>
          <w:lang w:eastAsia="en-US"/>
        </w:rPr>
        <w:t>Q: Who owns the trees I purchase?</w:t>
      </w:r>
    </w:p>
    <w:p w14:paraId="4094FA27" w14:textId="1FA3E0B3" w:rsidR="00E12B24" w:rsidRPr="009557E2" w:rsidRDefault="00E12B24" w:rsidP="00E12B24">
      <w:pPr>
        <w:pStyle w:val="font-claude-response-body"/>
        <w:rPr>
          <w:rFonts w:ascii="Calibri" w:eastAsiaTheme="minorEastAsia" w:hAnsi="Calibri" w:cstheme="minorBidi"/>
          <w:i/>
          <w:color w:val="A6A6A6" w:themeColor="background1" w:themeShade="A6"/>
          <w:sz w:val="22"/>
          <w:szCs w:val="22"/>
          <w:lang w:eastAsia="en-US"/>
          <w:rPrChange w:id="42" w:author="mark quinn" w:date="2026-03-14T10:41:00Z" w16du:dateUtc="2026-03-14T02:41:00Z">
            <w:rPr>
              <w:rFonts w:ascii="Calibri" w:eastAsiaTheme="minorEastAsia" w:hAnsi="Calibri" w:cstheme="minorBidi"/>
              <w:i/>
              <w:color w:val="FF0000"/>
              <w:sz w:val="22"/>
              <w:szCs w:val="22"/>
              <w:lang w:eastAsia="en-US"/>
            </w:rPr>
          </w:rPrChange>
        </w:rPr>
      </w:pPr>
      <w:r w:rsidRPr="00E12B24">
        <w:rPr>
          <w:rFonts w:ascii="Calibri" w:eastAsiaTheme="minorEastAsia" w:hAnsi="Calibri" w:cstheme="minorBidi"/>
          <w:b/>
          <w:bCs/>
          <w:i/>
          <w:color w:val="FF0000"/>
          <w:sz w:val="22"/>
          <w:szCs w:val="22"/>
          <w:lang w:eastAsia="en-US"/>
        </w:rPr>
        <w:t>A:</w:t>
      </w:r>
      <w:r w:rsidRPr="00E12B24">
        <w:rPr>
          <w:rFonts w:ascii="Calibri" w:eastAsiaTheme="minorEastAsia" w:hAnsi="Calibri" w:cstheme="minorBidi"/>
          <w:i/>
          <w:color w:val="FF0000"/>
          <w:sz w:val="22"/>
          <w:szCs w:val="22"/>
          <w:lang w:eastAsia="en-US"/>
        </w:rPr>
        <w:t xml:space="preserve"> You do. Investors retain ownership of trees purchased, with Golden Forests managing them on your behalf</w:t>
      </w:r>
      <w:ins w:id="43" w:author="mark quinn" w:date="2026-03-14T10:41:00Z" w16du:dateUtc="2026-03-14T02:41:00Z">
        <w:r w:rsidR="009557E2">
          <w:rPr>
            <w:rFonts w:ascii="Calibri" w:eastAsiaTheme="minorEastAsia" w:hAnsi="Calibri" w:cstheme="minorBidi"/>
            <w:i/>
            <w:color w:val="FF0000"/>
            <w:sz w:val="22"/>
            <w:szCs w:val="22"/>
            <w:lang w:eastAsia="en-US"/>
          </w:rPr>
          <w:t xml:space="preserve"> </w:t>
        </w:r>
        <w:r w:rsidR="009557E2" w:rsidRPr="009557E2">
          <w:rPr>
            <w:rFonts w:ascii="Calibri" w:eastAsiaTheme="minorEastAsia" w:hAnsi="Calibri" w:cstheme="minorBidi"/>
            <w:i/>
            <w:color w:val="A6A6A6" w:themeColor="background1" w:themeShade="A6"/>
            <w:sz w:val="22"/>
            <w:szCs w:val="22"/>
            <w:lang w:eastAsia="en-US"/>
            <w:rPrChange w:id="44" w:author="mark quinn" w:date="2026-03-14T10:41:00Z" w16du:dateUtc="2026-03-14T02:41:00Z">
              <w:rPr>
                <w:rFonts w:ascii="Calibri" w:eastAsiaTheme="minorEastAsia" w:hAnsi="Calibri" w:cstheme="minorBidi"/>
                <w:i/>
                <w:color w:val="FF0000"/>
                <w:sz w:val="22"/>
                <w:szCs w:val="22"/>
                <w:lang w:eastAsia="en-US"/>
              </w:rPr>
            </w:rPrChange>
          </w:rPr>
          <w:t xml:space="preserve">throughout the </w:t>
        </w:r>
        <w:r w:rsidR="009557E2" w:rsidRPr="009557E2">
          <w:rPr>
            <w:rFonts w:ascii="Calibri" w:eastAsiaTheme="minorEastAsia" w:hAnsi="Calibri" w:cstheme="minorBidi"/>
            <w:i/>
            <w:color w:val="A6A6A6" w:themeColor="background1" w:themeShade="A6"/>
            <w:sz w:val="22"/>
            <w:szCs w:val="22"/>
            <w:lang w:eastAsia="en-US"/>
          </w:rPr>
          <w:t>tree’s</w:t>
        </w:r>
        <w:r w:rsidR="009557E2" w:rsidRPr="009557E2">
          <w:rPr>
            <w:rFonts w:ascii="Calibri" w:eastAsiaTheme="minorEastAsia" w:hAnsi="Calibri" w:cstheme="minorBidi"/>
            <w:i/>
            <w:color w:val="A6A6A6" w:themeColor="background1" w:themeShade="A6"/>
            <w:sz w:val="22"/>
            <w:szCs w:val="22"/>
            <w:lang w:eastAsia="en-US"/>
            <w:rPrChange w:id="45" w:author="mark quinn" w:date="2026-03-14T10:41:00Z" w16du:dateUtc="2026-03-14T02:41:00Z">
              <w:rPr>
                <w:rFonts w:ascii="Calibri" w:eastAsiaTheme="minorEastAsia" w:hAnsi="Calibri" w:cstheme="minorBidi"/>
                <w:i/>
                <w:color w:val="FF0000"/>
                <w:sz w:val="22"/>
                <w:szCs w:val="22"/>
                <w:lang w:eastAsia="en-US"/>
              </w:rPr>
            </w:rPrChange>
          </w:rPr>
          <w:t xml:space="preserve"> life cycle</w:t>
        </w:r>
      </w:ins>
      <w:r w:rsidRPr="009557E2">
        <w:rPr>
          <w:rFonts w:ascii="Calibri" w:eastAsiaTheme="minorEastAsia" w:hAnsi="Calibri" w:cstheme="minorBidi"/>
          <w:i/>
          <w:color w:val="A6A6A6" w:themeColor="background1" w:themeShade="A6"/>
          <w:sz w:val="22"/>
          <w:szCs w:val="22"/>
          <w:lang w:eastAsia="en-US"/>
          <w:rPrChange w:id="46" w:author="mark quinn" w:date="2026-03-14T10:41:00Z" w16du:dateUtc="2026-03-14T02:41:00Z">
            <w:rPr>
              <w:rFonts w:ascii="Calibri" w:eastAsiaTheme="minorEastAsia" w:hAnsi="Calibri" w:cstheme="minorBidi"/>
              <w:i/>
              <w:color w:val="FF0000"/>
              <w:sz w:val="22"/>
              <w:szCs w:val="22"/>
              <w:lang w:eastAsia="en-US"/>
            </w:rPr>
          </w:rPrChange>
        </w:rPr>
        <w:t>.</w:t>
      </w:r>
    </w:p>
    <w:p w14:paraId="2E4D8D39" w14:textId="77777777" w:rsidR="00E12B24" w:rsidRPr="00E12B24" w:rsidRDefault="00E12B24" w:rsidP="00E12B24">
      <w:pPr>
        <w:pStyle w:val="font-claude-response-body"/>
        <w:rPr>
          <w:rFonts w:ascii="Calibri" w:eastAsiaTheme="minorEastAsia" w:hAnsi="Calibri" w:cstheme="minorBidi"/>
          <w:i/>
          <w:color w:val="FF0000"/>
          <w:sz w:val="22"/>
          <w:szCs w:val="22"/>
          <w:lang w:eastAsia="en-US"/>
        </w:rPr>
      </w:pPr>
      <w:r w:rsidRPr="00E12B24">
        <w:rPr>
          <w:rFonts w:ascii="Calibri" w:eastAsiaTheme="minorEastAsia" w:hAnsi="Calibri" w:cstheme="minorBidi"/>
          <w:i/>
          <w:color w:val="FF0000"/>
          <w:sz w:val="22"/>
          <w:szCs w:val="22"/>
          <w:lang w:eastAsia="en-US"/>
        </w:rPr>
        <w:t>Ownership remains fully protected even if the company ceases operations, with a new management company appointed if necessary.</w:t>
      </w:r>
    </w:p>
    <w:p w14:paraId="702FA27D" w14:textId="772BB5A7" w:rsidR="00E12B24" w:rsidRDefault="00E12B24" w:rsidP="00E12B24">
      <w:pPr>
        <w:pStyle w:val="font-claude-response-body"/>
        <w:rPr>
          <w:i/>
          <w:color w:val="FF0000"/>
        </w:rPr>
      </w:pPr>
      <w:r w:rsidRPr="00E12B24">
        <w:rPr>
          <w:rFonts w:ascii="Calibri" w:eastAsiaTheme="minorEastAsia" w:hAnsi="Calibri" w:cstheme="minorBidi"/>
          <w:i/>
          <w:color w:val="FF0000"/>
          <w:sz w:val="22"/>
          <w:szCs w:val="22"/>
          <w:lang w:eastAsia="en-US"/>
        </w:rPr>
        <w:t>You can transfer ownership or include trees as part of your estate.</w:t>
      </w:r>
      <w:r>
        <w:rPr>
          <w:rFonts w:ascii="Calibri" w:eastAsiaTheme="minorEastAsia" w:hAnsi="Calibri" w:cstheme="minorBidi"/>
          <w:i/>
          <w:color w:val="FF0000"/>
          <w:sz w:val="22"/>
          <w:szCs w:val="22"/>
          <w:lang w:eastAsia="en-US"/>
        </w:rPr>
        <w:t xml:space="preserve"> </w:t>
      </w:r>
      <w:r w:rsidRPr="00E12B24">
        <w:rPr>
          <w:i/>
          <w:color w:val="FF0000"/>
          <w:highlight w:val="yellow"/>
        </w:rPr>
        <w:t xml:space="preserve">(My </w:t>
      </w:r>
      <w:proofErr w:type="gramStart"/>
      <w:r w:rsidRPr="00E12B24">
        <w:rPr>
          <w:i/>
          <w:color w:val="FF0000"/>
          <w:highlight w:val="yellow"/>
        </w:rPr>
        <w:t>preference)</w:t>
      </w:r>
      <w:ins w:id="47" w:author="mark quinn" w:date="2026-03-14T10:41:00Z" w16du:dateUtc="2026-03-14T02:41:00Z">
        <w:r w:rsidR="009557E2" w:rsidRPr="009557E2">
          <w:rPr>
            <w:i/>
            <w:color w:val="A6A6A6" w:themeColor="background1" w:themeShade="A6"/>
            <w:rPrChange w:id="48" w:author="mark quinn" w:date="2026-03-14T10:41:00Z" w16du:dateUtc="2026-03-14T02:41:00Z">
              <w:rPr>
                <w:i/>
                <w:color w:val="FF0000"/>
              </w:rPr>
            </w:rPrChange>
          </w:rPr>
          <w:t>Agreed</w:t>
        </w:r>
      </w:ins>
      <w:proofErr w:type="gramEnd"/>
      <w:ins w:id="49" w:author="mark quinn" w:date="2026-03-14T10:42:00Z" w16du:dateUtc="2026-03-14T02:42:00Z">
        <w:r w:rsidR="009557E2">
          <w:rPr>
            <w:i/>
            <w:color w:val="A6A6A6" w:themeColor="background1" w:themeShade="A6"/>
          </w:rPr>
          <w:t>, keep it short</w:t>
        </w:r>
      </w:ins>
      <w:ins w:id="50" w:author="mark quinn" w:date="2026-03-14T10:41:00Z" w16du:dateUtc="2026-03-14T02:41:00Z">
        <w:r w:rsidR="009557E2" w:rsidRPr="009557E2">
          <w:rPr>
            <w:i/>
            <w:color w:val="A6A6A6" w:themeColor="background1" w:themeShade="A6"/>
            <w:rPrChange w:id="51" w:author="mark quinn" w:date="2026-03-14T10:41:00Z" w16du:dateUtc="2026-03-14T02:41:00Z">
              <w:rPr>
                <w:i/>
                <w:color w:val="FF0000"/>
              </w:rPr>
            </w:rPrChange>
          </w:rPr>
          <w:t xml:space="preserve"> </w:t>
        </w:r>
      </w:ins>
    </w:p>
    <w:p w14:paraId="24BE1D96" w14:textId="082ACDBF" w:rsidR="00E12B24" w:rsidRDefault="00E12B24" w:rsidP="00E12B24">
      <w:pPr>
        <w:pStyle w:val="font-claude-response-body"/>
        <w:rPr>
          <w:i/>
          <w:color w:val="FF0000"/>
        </w:rPr>
      </w:pPr>
      <w:r>
        <w:rPr>
          <w:i/>
          <w:color w:val="FF0000"/>
        </w:rPr>
        <w:t>OR</w:t>
      </w:r>
    </w:p>
    <w:p w14:paraId="69347AE3" w14:textId="4F38B34A" w:rsidR="00E12B24" w:rsidRPr="00E12B24" w:rsidDel="009557E2" w:rsidRDefault="00E12B24" w:rsidP="00E12B24">
      <w:pPr>
        <w:pStyle w:val="font-claude-response-body"/>
        <w:rPr>
          <w:del w:id="52" w:author="mark quinn" w:date="2026-03-14T10:42:00Z" w16du:dateUtc="2026-03-14T02:42:00Z"/>
          <w:rFonts w:ascii="Calibri" w:eastAsiaTheme="minorEastAsia" w:hAnsi="Calibri" w:cstheme="minorBidi"/>
          <w:i/>
          <w:color w:val="FF0000"/>
          <w:sz w:val="22"/>
          <w:szCs w:val="22"/>
          <w:lang w:eastAsia="en-US"/>
        </w:rPr>
      </w:pPr>
      <w:del w:id="53" w:author="mark quinn" w:date="2026-03-14T10:42:00Z" w16du:dateUtc="2026-03-14T02:42:00Z">
        <w:r w:rsidRPr="00E12B24" w:rsidDel="009557E2">
          <w:rPr>
            <w:rFonts w:ascii="Calibri" w:eastAsiaTheme="minorEastAsia" w:hAnsi="Calibri" w:cstheme="minorBidi"/>
            <w:b/>
            <w:bCs/>
            <w:i/>
            <w:color w:val="FF0000"/>
            <w:sz w:val="22"/>
            <w:szCs w:val="22"/>
            <w:lang w:eastAsia="en-US"/>
          </w:rPr>
          <w:delText>Q: Who owns the trees I purchase?</w:delText>
        </w:r>
      </w:del>
    </w:p>
    <w:p w14:paraId="1D5B3481" w14:textId="1CDDBA80" w:rsidR="00E12B24" w:rsidRPr="00E12B24" w:rsidDel="009557E2" w:rsidRDefault="00E12B24" w:rsidP="00E12B24">
      <w:pPr>
        <w:pStyle w:val="font-claude-response-body"/>
        <w:rPr>
          <w:del w:id="54" w:author="mark quinn" w:date="2026-03-14T10:42:00Z" w16du:dateUtc="2026-03-14T02:42:00Z"/>
          <w:rFonts w:ascii="Calibri" w:eastAsiaTheme="minorEastAsia" w:hAnsi="Calibri" w:cstheme="minorBidi"/>
          <w:i/>
          <w:color w:val="FF0000"/>
          <w:sz w:val="22"/>
          <w:szCs w:val="22"/>
          <w:lang w:eastAsia="en-US"/>
        </w:rPr>
      </w:pPr>
      <w:del w:id="55" w:author="mark quinn" w:date="2026-03-14T10:42:00Z" w16du:dateUtc="2026-03-14T02:42:00Z">
        <w:r w:rsidRPr="00E12B24" w:rsidDel="009557E2">
          <w:rPr>
            <w:rFonts w:ascii="Calibri" w:eastAsiaTheme="minorEastAsia" w:hAnsi="Calibri" w:cstheme="minorBidi"/>
            <w:b/>
            <w:bCs/>
            <w:i/>
            <w:color w:val="FF0000"/>
            <w:sz w:val="22"/>
            <w:szCs w:val="22"/>
            <w:lang w:eastAsia="en-US"/>
          </w:rPr>
          <w:delText>A:</w:delText>
        </w:r>
        <w:r w:rsidRPr="00E12B24" w:rsidDel="009557E2">
          <w:rPr>
            <w:rFonts w:ascii="Calibri" w:eastAsiaTheme="minorEastAsia" w:hAnsi="Calibri" w:cstheme="minorBidi"/>
            <w:i/>
            <w:color w:val="FF0000"/>
            <w:sz w:val="22"/>
            <w:szCs w:val="22"/>
            <w:lang w:eastAsia="en-US"/>
          </w:rPr>
          <w:delText xml:space="preserve"> You do. When you purchase trees from Golden Forests, you become the legal owner. Golden Forests manages them on your behalf, handling all aspects of cultivation, maintenance, harvesting, and sales.</w:delText>
        </w:r>
      </w:del>
    </w:p>
    <w:p w14:paraId="7CDC9F4F" w14:textId="558FF8BB" w:rsidR="00E12B24" w:rsidRPr="00E12B24" w:rsidDel="009557E2" w:rsidRDefault="00E12B24" w:rsidP="00E12B24">
      <w:pPr>
        <w:pStyle w:val="font-claude-response-body"/>
        <w:rPr>
          <w:del w:id="56" w:author="mark quinn" w:date="2026-03-14T10:42:00Z" w16du:dateUtc="2026-03-14T02:42:00Z"/>
          <w:rFonts w:ascii="Calibri" w:eastAsiaTheme="minorEastAsia" w:hAnsi="Calibri" w:cstheme="minorBidi"/>
          <w:i/>
          <w:color w:val="FF0000"/>
          <w:sz w:val="22"/>
          <w:szCs w:val="22"/>
          <w:lang w:eastAsia="en-US"/>
        </w:rPr>
      </w:pPr>
      <w:del w:id="57" w:author="mark quinn" w:date="2026-03-14T10:42:00Z" w16du:dateUtc="2026-03-14T02:42:00Z">
        <w:r w:rsidRPr="00E12B24" w:rsidDel="009557E2">
          <w:rPr>
            <w:rFonts w:ascii="Calibri" w:eastAsiaTheme="minorEastAsia" w:hAnsi="Calibri" w:cstheme="minorBidi"/>
            <w:i/>
            <w:color w:val="FF0000"/>
            <w:sz w:val="22"/>
            <w:szCs w:val="22"/>
            <w:lang w:eastAsia="en-US"/>
          </w:rPr>
          <w:delText>Your ownership remains fully protected. If the company ceases operations, a new management company would be appointed to continue caring for your trees. You can transfer ownership or include trees as part of your estate at any time.</w:delText>
        </w:r>
      </w:del>
    </w:p>
    <w:p w14:paraId="466E012F" w14:textId="77777777" w:rsidR="007C7C88" w:rsidRDefault="007D654A">
      <w:r>
        <w:t>______________________________________________________________________</w:t>
      </w:r>
    </w:p>
    <w:p w14:paraId="05304B48" w14:textId="77777777" w:rsidR="007C7C88" w:rsidRPr="00E12B24" w:rsidRDefault="007D654A">
      <w:pPr>
        <w:rPr>
          <w:rFonts w:cs="Times New Roman (Body CS)"/>
          <w:strike/>
        </w:rPr>
      </w:pPr>
      <w:r w:rsidRPr="00E12B24">
        <w:rPr>
          <w:rFonts w:cs="Times New Roman (Body CS)"/>
          <w:b/>
          <w:strike/>
        </w:rPr>
        <w:t>Q: What happens if goldenforests.ai were ever to cease operations?</w:t>
      </w:r>
    </w:p>
    <w:p w14:paraId="28C4CF84" w14:textId="3FAEF563" w:rsidR="007C7C88" w:rsidRPr="009557E2" w:rsidRDefault="007D654A">
      <w:pPr>
        <w:rPr>
          <w:rFonts w:cs="Times New Roman (Body CS)"/>
          <w:strike/>
          <w:color w:val="A6A6A6" w:themeColor="background1" w:themeShade="A6"/>
          <w:rPrChange w:id="58" w:author="mark quinn" w:date="2026-03-14T10:43:00Z" w16du:dateUtc="2026-03-14T02:43:00Z">
            <w:rPr>
              <w:rFonts w:cs="Times New Roman (Body CS)"/>
              <w:strike/>
            </w:rPr>
          </w:rPrChange>
        </w:rPr>
      </w:pPr>
      <w:r w:rsidRPr="00E12B24">
        <w:rPr>
          <w:rFonts w:cs="Times New Roman (Body CS)"/>
          <w:strike/>
        </w:rPr>
        <w:t>A: Your ownership of the trees would remain unaffected.</w:t>
      </w:r>
      <w:r w:rsidRPr="00E12B24">
        <w:rPr>
          <w:rFonts w:cs="Times New Roman (Body CS)"/>
          <w:strike/>
        </w:rPr>
        <w:br/>
      </w:r>
      <w:r w:rsidRPr="00E12B24">
        <w:rPr>
          <w:rFonts w:cs="Times New Roman (Body CS)"/>
          <w:strike/>
        </w:rPr>
        <w:br/>
        <w:t>If goldenforests.ai ceased operations, a new management company would be appointed to continue caring for your trees. You would retain complete ownership and control of your assets.</w:t>
      </w:r>
      <w:r w:rsidR="00E12B24">
        <w:rPr>
          <w:rFonts w:cs="Times New Roman (Body CS)"/>
          <w:strike/>
        </w:rPr>
        <w:t xml:space="preserve"> </w:t>
      </w:r>
      <w:r w:rsidR="00E12B24" w:rsidRPr="00E12B24">
        <w:rPr>
          <w:i/>
          <w:color w:val="FF0000"/>
          <w:highlight w:val="yellow"/>
        </w:rPr>
        <w:t>(</w:t>
      </w:r>
      <w:r w:rsidR="00E12B24">
        <w:rPr>
          <w:i/>
          <w:color w:val="FF0000"/>
          <w:highlight w:val="yellow"/>
        </w:rPr>
        <w:t>In the above</w:t>
      </w:r>
      <w:r w:rsidR="00A157C0">
        <w:rPr>
          <w:i/>
          <w:color w:val="FF0000"/>
          <w:highlight w:val="yellow"/>
        </w:rPr>
        <w:t>, suggest delete</w:t>
      </w:r>
      <w:proofErr w:type="gramStart"/>
      <w:r w:rsidR="00A157C0" w:rsidRPr="009557E2">
        <w:rPr>
          <w:i/>
          <w:color w:val="A6A6A6" w:themeColor="background1" w:themeShade="A6"/>
          <w:highlight w:val="yellow"/>
          <w:rPrChange w:id="59" w:author="mark quinn" w:date="2026-03-14T10:43:00Z" w16du:dateUtc="2026-03-14T02:43:00Z">
            <w:rPr>
              <w:i/>
              <w:color w:val="FF0000"/>
              <w:highlight w:val="yellow"/>
            </w:rPr>
          </w:rPrChange>
        </w:rPr>
        <w:t>.</w:t>
      </w:r>
      <w:r w:rsidR="00E12B24" w:rsidRPr="009557E2">
        <w:rPr>
          <w:i/>
          <w:color w:val="A6A6A6" w:themeColor="background1" w:themeShade="A6"/>
          <w:highlight w:val="yellow"/>
          <w:rPrChange w:id="60" w:author="mark quinn" w:date="2026-03-14T10:43:00Z" w16du:dateUtc="2026-03-14T02:43:00Z">
            <w:rPr>
              <w:i/>
              <w:color w:val="FF0000"/>
              <w:highlight w:val="yellow"/>
            </w:rPr>
          </w:rPrChange>
        </w:rPr>
        <w:t>)</w:t>
      </w:r>
      <w:ins w:id="61" w:author="mark quinn" w:date="2026-03-14T10:43:00Z" w16du:dateUtc="2026-03-14T02:43:00Z">
        <w:r w:rsidR="009557E2" w:rsidRPr="009557E2">
          <w:rPr>
            <w:i/>
            <w:color w:val="A6A6A6" w:themeColor="background1" w:themeShade="A6"/>
            <w:rPrChange w:id="62" w:author="mark quinn" w:date="2026-03-14T10:43:00Z" w16du:dateUtc="2026-03-14T02:43:00Z">
              <w:rPr>
                <w:i/>
                <w:color w:val="FF0000"/>
              </w:rPr>
            </w:rPrChange>
          </w:rPr>
          <w:t>Agreed</w:t>
        </w:r>
        <w:proofErr w:type="gramEnd"/>
        <w:r w:rsidR="009557E2" w:rsidRPr="009557E2">
          <w:rPr>
            <w:i/>
            <w:color w:val="A6A6A6" w:themeColor="background1" w:themeShade="A6"/>
            <w:rPrChange w:id="63" w:author="mark quinn" w:date="2026-03-14T10:43:00Z" w16du:dateUtc="2026-03-14T02:43:00Z">
              <w:rPr>
                <w:i/>
                <w:color w:val="FF0000"/>
              </w:rPr>
            </w:rPrChange>
          </w:rPr>
          <w:t xml:space="preserve"> </w:t>
        </w:r>
      </w:ins>
    </w:p>
    <w:p w14:paraId="2159C3EF" w14:textId="77777777" w:rsidR="007C7C88" w:rsidRDefault="007D654A">
      <w:r>
        <w:lastRenderedPageBreak/>
        <w:t>______________________________________________________________________</w:t>
      </w:r>
    </w:p>
    <w:p w14:paraId="4DB1DF47" w14:textId="3825A15E" w:rsidR="008D17E7" w:rsidRPr="00A157C0" w:rsidRDefault="008D17E7" w:rsidP="008D17E7">
      <w:pPr>
        <w:pStyle w:val="font-claude-response-body"/>
        <w:rPr>
          <w:rFonts w:ascii="Calibri" w:eastAsiaTheme="minorEastAsia" w:hAnsi="Calibri" w:cstheme="minorBidi"/>
          <w:b/>
          <w:bCs/>
          <w:sz w:val="22"/>
          <w:szCs w:val="22"/>
          <w:lang w:eastAsia="en-US"/>
        </w:rPr>
      </w:pPr>
      <w:r w:rsidRPr="00A157C0">
        <w:rPr>
          <w:rFonts w:ascii="Calibri" w:eastAsiaTheme="minorEastAsia" w:hAnsi="Calibri" w:cstheme="minorBidi"/>
          <w:b/>
          <w:bCs/>
          <w:sz w:val="22"/>
          <w:szCs w:val="22"/>
          <w:lang w:eastAsia="en-US"/>
        </w:rPr>
        <w:t>Q: What are the working conditions like at Golden Forests?</w:t>
      </w:r>
    </w:p>
    <w:p w14:paraId="3BCF78B1" w14:textId="77777777" w:rsidR="008D17E7" w:rsidRPr="00A157C0" w:rsidRDefault="008D17E7" w:rsidP="008D17E7">
      <w:pPr>
        <w:pStyle w:val="font-claude-response-body"/>
        <w:rPr>
          <w:rFonts w:ascii="Calibri" w:eastAsiaTheme="minorEastAsia" w:hAnsi="Calibri" w:cstheme="minorBidi"/>
          <w:sz w:val="22"/>
          <w:szCs w:val="22"/>
          <w:lang w:eastAsia="en-US"/>
        </w:rPr>
      </w:pPr>
      <w:r w:rsidRPr="00A157C0">
        <w:rPr>
          <w:rFonts w:ascii="Calibri" w:eastAsiaTheme="minorEastAsia" w:hAnsi="Calibri" w:cstheme="minorBidi"/>
          <w:sz w:val="22"/>
          <w:szCs w:val="22"/>
          <w:lang w:eastAsia="en-US"/>
        </w:rPr>
        <w:t>A: We operate in accordance with the UN Global Compact principles for fair working conditions, ethical pay, and safe workplaces.</w:t>
      </w:r>
    </w:p>
    <w:p w14:paraId="2155E63C" w14:textId="5556F85B" w:rsidR="008D17E7" w:rsidRPr="00A157C0" w:rsidRDefault="008D17E7" w:rsidP="008D17E7">
      <w:pPr>
        <w:pStyle w:val="font-claude-response-body"/>
        <w:rPr>
          <w:rFonts w:ascii="Calibri" w:eastAsiaTheme="minorEastAsia" w:hAnsi="Calibri" w:cstheme="minorBidi"/>
          <w:sz w:val="22"/>
          <w:szCs w:val="22"/>
          <w:lang w:eastAsia="en-US"/>
        </w:rPr>
      </w:pPr>
      <w:r w:rsidRPr="00A157C0">
        <w:rPr>
          <w:rFonts w:ascii="Calibri" w:eastAsiaTheme="minorEastAsia" w:hAnsi="Calibri" w:cstheme="minorBidi"/>
          <w:sz w:val="22"/>
          <w:szCs w:val="22"/>
          <w:lang w:eastAsia="en-US"/>
        </w:rPr>
        <w:t xml:space="preserve">All staff are employed under local labour laws, provided with fair wages, benefits, and safe conditions, reinforcing our commitment to social responsibility and transparency. </w:t>
      </w:r>
    </w:p>
    <w:p w14:paraId="32CB6B68" w14:textId="410E2DC5" w:rsidR="007C7C88" w:rsidRDefault="007D654A">
      <w:r>
        <w:t>____________________________________________________________________</w:t>
      </w:r>
    </w:p>
    <w:p w14:paraId="40E43AFD" w14:textId="77777777" w:rsidR="007C7C88" w:rsidRPr="00DB167A" w:rsidRDefault="007D654A">
      <w:pPr>
        <w:rPr>
          <w:rFonts w:cs="Times New Roman (Body CS)"/>
          <w:strike/>
          <w:color w:val="000000" w:themeColor="text1"/>
        </w:rPr>
      </w:pPr>
      <w:r w:rsidRPr="00DB167A">
        <w:rPr>
          <w:rFonts w:cs="Times New Roman (Body CS)"/>
          <w:b/>
          <w:strike/>
          <w:color w:val="000000" w:themeColor="text1"/>
        </w:rPr>
        <w:t>Q: Do you offer an eco-tourism programme for investors?</w:t>
      </w:r>
    </w:p>
    <w:p w14:paraId="0EB7DD52" w14:textId="77777777" w:rsidR="007C7C88" w:rsidRPr="00DB167A" w:rsidRDefault="007D654A">
      <w:pPr>
        <w:rPr>
          <w:rFonts w:cs="Times New Roman (Body CS)"/>
          <w:strike/>
          <w:color w:val="000000" w:themeColor="text1"/>
        </w:rPr>
      </w:pPr>
      <w:r w:rsidRPr="00DB167A">
        <w:rPr>
          <w:rFonts w:cs="Times New Roman (Body CS)"/>
          <w:strike/>
          <w:color w:val="000000" w:themeColor="text1"/>
        </w:rPr>
        <w:t>A: Yes. Investors are warmly invited to visit their trees. We will provide an eco-tourism experience that includes a stay at a luxury hotel, guided plantation tours, and opportunities to meet the local team.</w:t>
      </w:r>
      <w:r w:rsidRPr="00DB167A">
        <w:rPr>
          <w:rFonts w:cs="Times New Roman (Body CS)"/>
          <w:strike/>
          <w:color w:val="000000" w:themeColor="text1"/>
        </w:rPr>
        <w:br/>
      </w:r>
      <w:r w:rsidRPr="00DB167A">
        <w:rPr>
          <w:rFonts w:cs="Times New Roman (Body CS)"/>
          <w:strike/>
          <w:color w:val="000000" w:themeColor="text1"/>
        </w:rPr>
        <w:br/>
        <w:t>This will give investors a chance to experience their investment first-hand, combining education, community impact, and leisure.</w:t>
      </w:r>
      <w:r w:rsidRPr="00DB167A">
        <w:rPr>
          <w:rFonts w:cs="Times New Roman (Body CS)"/>
          <w:strike/>
          <w:color w:val="000000" w:themeColor="text1"/>
        </w:rPr>
        <w:br/>
      </w:r>
      <w:r w:rsidRPr="00DB167A">
        <w:rPr>
          <w:rFonts w:cs="Times New Roman (Body CS)"/>
          <w:strike/>
          <w:color w:val="000000" w:themeColor="text1"/>
        </w:rPr>
        <w:br/>
        <w:t>Our plantations are located near beautiful locations and beaches, making every visit both educational and memorable.</w:t>
      </w:r>
    </w:p>
    <w:p w14:paraId="6335AE60" w14:textId="77777777" w:rsidR="00DB167A" w:rsidRPr="00DB167A" w:rsidRDefault="00DB167A" w:rsidP="00DB167A">
      <w:pPr>
        <w:pStyle w:val="font-claude-response-body"/>
        <w:rPr>
          <w:rFonts w:ascii="Calibri" w:eastAsiaTheme="minorEastAsia" w:hAnsi="Calibri" w:cstheme="minorBidi"/>
          <w:i/>
          <w:color w:val="FF0000"/>
          <w:sz w:val="22"/>
          <w:szCs w:val="22"/>
          <w:lang w:eastAsia="en-US"/>
        </w:rPr>
      </w:pPr>
      <w:r w:rsidRPr="00DB167A">
        <w:rPr>
          <w:rFonts w:ascii="Calibri" w:eastAsiaTheme="minorEastAsia" w:hAnsi="Calibri" w:cstheme="minorBidi"/>
          <w:b/>
          <w:bCs/>
          <w:i/>
          <w:color w:val="FF0000"/>
          <w:sz w:val="22"/>
          <w:szCs w:val="22"/>
          <w:lang w:eastAsia="en-US"/>
        </w:rPr>
        <w:t>Q: Do you offer a client plantation visit programme?</w:t>
      </w:r>
    </w:p>
    <w:p w14:paraId="1D6F879F" w14:textId="587D34CF" w:rsidR="00DB167A" w:rsidRPr="009557E2" w:rsidRDefault="00DB167A" w:rsidP="00DB167A">
      <w:pPr>
        <w:pStyle w:val="font-claude-response-body"/>
        <w:rPr>
          <w:rFonts w:ascii="Calibri" w:eastAsiaTheme="minorEastAsia" w:hAnsi="Calibri" w:cstheme="minorBidi"/>
          <w:i/>
          <w:color w:val="A6A6A6" w:themeColor="background1" w:themeShade="A6"/>
          <w:sz w:val="22"/>
          <w:szCs w:val="22"/>
          <w:lang w:eastAsia="en-US"/>
          <w:rPrChange w:id="64" w:author="mark quinn" w:date="2026-03-14T10:45:00Z" w16du:dateUtc="2026-03-14T02:45:00Z">
            <w:rPr>
              <w:rFonts w:ascii="Calibri" w:eastAsiaTheme="minorEastAsia" w:hAnsi="Calibri" w:cstheme="minorBidi"/>
              <w:i/>
              <w:color w:val="FF0000"/>
              <w:sz w:val="22"/>
              <w:szCs w:val="22"/>
              <w:lang w:eastAsia="en-US"/>
            </w:rPr>
          </w:rPrChange>
        </w:rPr>
      </w:pPr>
      <w:r w:rsidRPr="00DB167A">
        <w:rPr>
          <w:rFonts w:ascii="Calibri" w:eastAsiaTheme="minorEastAsia" w:hAnsi="Calibri" w:cstheme="minorBidi"/>
          <w:b/>
          <w:bCs/>
          <w:i/>
          <w:color w:val="FF0000"/>
          <w:sz w:val="22"/>
          <w:szCs w:val="22"/>
          <w:lang w:eastAsia="en-US"/>
        </w:rPr>
        <w:t>A:</w:t>
      </w:r>
      <w:r w:rsidRPr="00DB167A">
        <w:rPr>
          <w:rFonts w:ascii="Calibri" w:eastAsiaTheme="minorEastAsia" w:hAnsi="Calibri" w:cstheme="minorBidi"/>
          <w:i/>
          <w:color w:val="FF0000"/>
          <w:sz w:val="22"/>
          <w:szCs w:val="22"/>
          <w:lang w:eastAsia="en-US"/>
        </w:rPr>
        <w:t xml:space="preserve"> Yes. Golden Forests offers a structured client plantation visit programme in </w:t>
      </w:r>
      <w:del w:id="65" w:author="mark quinn" w:date="2026-03-14T10:44:00Z" w16du:dateUtc="2026-03-14T02:44:00Z">
        <w:r w:rsidRPr="00DB167A" w:rsidDel="009557E2">
          <w:rPr>
            <w:rFonts w:ascii="Calibri" w:eastAsiaTheme="minorEastAsia" w:hAnsi="Calibri" w:cstheme="minorBidi"/>
            <w:i/>
            <w:color w:val="FF0000"/>
            <w:sz w:val="22"/>
            <w:szCs w:val="22"/>
            <w:lang w:eastAsia="en-US"/>
          </w:rPr>
          <w:delText xml:space="preserve">Southern </w:delText>
        </w:r>
      </w:del>
      <w:r w:rsidRPr="00DB167A">
        <w:rPr>
          <w:rFonts w:ascii="Calibri" w:eastAsiaTheme="minorEastAsia" w:hAnsi="Calibri" w:cstheme="minorBidi"/>
          <w:i/>
          <w:color w:val="FF0000"/>
          <w:sz w:val="22"/>
          <w:szCs w:val="22"/>
          <w:lang w:eastAsia="en-US"/>
        </w:rPr>
        <w:t>Zambales</w:t>
      </w:r>
      <w:ins w:id="66" w:author="mark quinn" w:date="2026-03-14T10:44:00Z" w16du:dateUtc="2026-03-14T02:44:00Z">
        <w:r w:rsidR="009557E2">
          <w:rPr>
            <w:rFonts w:ascii="Calibri" w:eastAsiaTheme="minorEastAsia" w:hAnsi="Calibri" w:cstheme="minorBidi"/>
            <w:i/>
            <w:color w:val="FF0000"/>
            <w:sz w:val="22"/>
            <w:szCs w:val="22"/>
            <w:lang w:eastAsia="en-US"/>
          </w:rPr>
          <w:t xml:space="preserve"> </w:t>
        </w:r>
        <w:r w:rsidR="009557E2" w:rsidRPr="009557E2">
          <w:rPr>
            <w:rFonts w:ascii="Calibri" w:eastAsiaTheme="minorEastAsia" w:hAnsi="Calibri" w:cstheme="minorBidi"/>
            <w:i/>
            <w:color w:val="A6A6A6" w:themeColor="background1" w:themeShade="A6"/>
            <w:sz w:val="22"/>
            <w:szCs w:val="22"/>
            <w:lang w:eastAsia="en-US"/>
            <w:rPrChange w:id="67" w:author="mark quinn" w:date="2026-03-14T10:44:00Z" w16du:dateUtc="2026-03-14T02:44:00Z">
              <w:rPr>
                <w:rFonts w:ascii="Calibri" w:eastAsiaTheme="minorEastAsia" w:hAnsi="Calibri" w:cstheme="minorBidi"/>
                <w:i/>
                <w:color w:val="FF0000"/>
                <w:sz w:val="22"/>
                <w:szCs w:val="22"/>
                <w:lang w:eastAsia="en-US"/>
              </w:rPr>
            </w:rPrChange>
          </w:rPr>
          <w:t>Province</w:t>
        </w:r>
      </w:ins>
      <w:r w:rsidRPr="009557E2">
        <w:rPr>
          <w:rFonts w:ascii="Calibri" w:eastAsiaTheme="minorEastAsia" w:hAnsi="Calibri" w:cstheme="minorBidi"/>
          <w:i/>
          <w:color w:val="A6A6A6" w:themeColor="background1" w:themeShade="A6"/>
          <w:sz w:val="22"/>
          <w:szCs w:val="22"/>
          <w:lang w:eastAsia="en-US"/>
          <w:rPrChange w:id="68" w:author="mark quinn" w:date="2026-03-14T10:45:00Z" w16du:dateUtc="2026-03-14T02:45:00Z">
            <w:rPr>
              <w:rFonts w:ascii="Calibri" w:eastAsiaTheme="minorEastAsia" w:hAnsi="Calibri" w:cstheme="minorBidi"/>
              <w:i/>
              <w:color w:val="FF0000"/>
              <w:sz w:val="22"/>
              <w:szCs w:val="22"/>
              <w:lang w:eastAsia="en-US"/>
            </w:rPr>
          </w:rPrChange>
        </w:rPr>
        <w:t xml:space="preserve">, </w:t>
      </w:r>
      <w:ins w:id="69" w:author="mark quinn" w:date="2026-03-14T10:45:00Z" w16du:dateUtc="2026-03-14T02:45:00Z">
        <w:r w:rsidR="009557E2" w:rsidRPr="009557E2">
          <w:rPr>
            <w:rFonts w:ascii="Calibri" w:eastAsiaTheme="minorEastAsia" w:hAnsi="Calibri" w:cstheme="minorBidi"/>
            <w:i/>
            <w:color w:val="A6A6A6" w:themeColor="background1" w:themeShade="A6"/>
            <w:sz w:val="22"/>
            <w:szCs w:val="22"/>
            <w:lang w:eastAsia="en-US"/>
            <w:rPrChange w:id="70" w:author="mark quinn" w:date="2026-03-14T10:45:00Z" w16du:dateUtc="2026-03-14T02:45:00Z">
              <w:rPr>
                <w:rFonts w:ascii="Calibri" w:eastAsiaTheme="minorEastAsia" w:hAnsi="Calibri" w:cstheme="minorBidi"/>
                <w:i/>
                <w:color w:val="FF0000"/>
                <w:sz w:val="22"/>
                <w:szCs w:val="22"/>
                <w:lang w:eastAsia="en-US"/>
              </w:rPr>
            </w:rPrChange>
          </w:rPr>
          <w:t>Philippines</w:t>
        </w:r>
      </w:ins>
      <w:del w:id="71" w:author="mark quinn" w:date="2026-03-14T10:45:00Z" w16du:dateUtc="2026-03-14T02:45:00Z">
        <w:r w:rsidRPr="009557E2" w:rsidDel="009557E2">
          <w:rPr>
            <w:rFonts w:ascii="Calibri" w:eastAsiaTheme="minorEastAsia" w:hAnsi="Calibri" w:cstheme="minorBidi"/>
            <w:i/>
            <w:color w:val="A6A6A6" w:themeColor="background1" w:themeShade="A6"/>
            <w:sz w:val="22"/>
            <w:szCs w:val="22"/>
            <w:lang w:eastAsia="en-US"/>
            <w:rPrChange w:id="72" w:author="mark quinn" w:date="2026-03-14T10:45:00Z" w16du:dateUtc="2026-03-14T02:45:00Z">
              <w:rPr>
                <w:rFonts w:ascii="Calibri" w:eastAsiaTheme="minorEastAsia" w:hAnsi="Calibri" w:cstheme="minorBidi"/>
                <w:i/>
                <w:color w:val="FF0000"/>
                <w:sz w:val="22"/>
                <w:szCs w:val="22"/>
                <w:lang w:eastAsia="en-US"/>
              </w:rPr>
            </w:rPrChange>
          </w:rPr>
          <w:delText>Philippines</w:delText>
        </w:r>
      </w:del>
      <w:ins w:id="73" w:author="mark quinn" w:date="2026-03-14T10:45:00Z" w16du:dateUtc="2026-03-14T02:45:00Z">
        <w:r w:rsidR="009557E2">
          <w:rPr>
            <w:rFonts w:ascii="Calibri" w:eastAsiaTheme="minorEastAsia" w:hAnsi="Calibri" w:cstheme="minorBidi"/>
            <w:i/>
            <w:color w:val="A6A6A6" w:themeColor="background1" w:themeShade="A6"/>
            <w:sz w:val="22"/>
            <w:szCs w:val="22"/>
            <w:lang w:eastAsia="en-US"/>
          </w:rPr>
          <w:t>.</w:t>
        </w:r>
      </w:ins>
      <w:del w:id="74" w:author="mark quinn" w:date="2026-03-14T10:45:00Z" w16du:dateUtc="2026-03-14T02:45:00Z">
        <w:r w:rsidRPr="009557E2" w:rsidDel="009557E2">
          <w:rPr>
            <w:rFonts w:ascii="Calibri" w:eastAsiaTheme="minorEastAsia" w:hAnsi="Calibri" w:cstheme="minorBidi"/>
            <w:i/>
            <w:color w:val="A6A6A6" w:themeColor="background1" w:themeShade="A6"/>
            <w:sz w:val="22"/>
            <w:szCs w:val="22"/>
            <w:lang w:eastAsia="en-US"/>
            <w:rPrChange w:id="75" w:author="mark quinn" w:date="2026-03-14T10:45:00Z" w16du:dateUtc="2026-03-14T02:45:00Z">
              <w:rPr>
                <w:rFonts w:ascii="Calibri" w:eastAsiaTheme="minorEastAsia" w:hAnsi="Calibri" w:cstheme="minorBidi"/>
                <w:i/>
                <w:color w:val="FF0000"/>
                <w:sz w:val="22"/>
                <w:szCs w:val="22"/>
                <w:lang w:eastAsia="en-US"/>
              </w:rPr>
            </w:rPrChange>
          </w:rPr>
          <w:delText>.</w:delText>
        </w:r>
      </w:del>
      <w:ins w:id="76" w:author="mark quinn" w:date="2026-03-14T10:45:00Z" w16du:dateUtc="2026-03-14T02:45:00Z">
        <w:r w:rsidR="009557E2" w:rsidRPr="009557E2">
          <w:rPr>
            <w:rFonts w:ascii="Calibri" w:eastAsiaTheme="minorEastAsia" w:hAnsi="Calibri" w:cstheme="minorBidi"/>
            <w:i/>
            <w:color w:val="A6A6A6" w:themeColor="background1" w:themeShade="A6"/>
            <w:sz w:val="22"/>
            <w:szCs w:val="22"/>
            <w:lang w:eastAsia="en-US"/>
          </w:rPr>
          <w:t xml:space="preserve"> (</w:t>
        </w:r>
      </w:ins>
      <w:ins w:id="77" w:author="mark quinn" w:date="2026-03-14T10:44:00Z" w16du:dateUtc="2026-03-14T02:44:00Z">
        <w:r w:rsidR="009557E2" w:rsidRPr="009557E2">
          <w:rPr>
            <w:rFonts w:ascii="Calibri" w:eastAsiaTheme="minorEastAsia" w:hAnsi="Calibri" w:cstheme="minorBidi"/>
            <w:i/>
            <w:color w:val="A6A6A6" w:themeColor="background1" w:themeShade="A6"/>
            <w:sz w:val="22"/>
            <w:szCs w:val="22"/>
            <w:lang w:eastAsia="en-US"/>
            <w:rPrChange w:id="78" w:author="mark quinn" w:date="2026-03-14T10:45:00Z" w16du:dateUtc="2026-03-14T02:45:00Z">
              <w:rPr>
                <w:rFonts w:ascii="Calibri" w:eastAsiaTheme="minorEastAsia" w:hAnsi="Calibri" w:cstheme="minorBidi"/>
                <w:i/>
                <w:color w:val="FF0000"/>
                <w:sz w:val="22"/>
                <w:szCs w:val="22"/>
                <w:lang w:eastAsia="en-US"/>
              </w:rPr>
            </w:rPrChange>
          </w:rPr>
          <w:t>better not say southern as we may expand throughout the province depending on land availability)</w:t>
        </w:r>
      </w:ins>
    </w:p>
    <w:p w14:paraId="5AB2A412" w14:textId="6BBC24DE" w:rsidR="00DB167A" w:rsidRPr="00DB167A" w:rsidRDefault="00DB167A" w:rsidP="00DB167A">
      <w:pPr>
        <w:pStyle w:val="font-claude-response-body"/>
        <w:rPr>
          <w:rFonts w:ascii="Calibri" w:eastAsiaTheme="minorEastAsia" w:hAnsi="Calibri" w:cstheme="minorBidi"/>
          <w:i/>
          <w:color w:val="FF0000"/>
          <w:sz w:val="22"/>
          <w:szCs w:val="22"/>
          <w:lang w:eastAsia="en-US"/>
        </w:rPr>
      </w:pPr>
      <w:r w:rsidRPr="00DB167A">
        <w:rPr>
          <w:rFonts w:ascii="Calibri" w:eastAsiaTheme="minorEastAsia" w:hAnsi="Calibri" w:cstheme="minorBidi"/>
          <w:i/>
          <w:color w:val="FF0000"/>
          <w:sz w:val="22"/>
          <w:szCs w:val="22"/>
          <w:lang w:eastAsia="en-US"/>
        </w:rPr>
        <w:t xml:space="preserve">The Company hosts a two-day operational site visit including guided plantation inspections, technical briefings, meetings with management and agronomic teams, GPS-verified tree location visits, and hosted </w:t>
      </w:r>
      <w:ins w:id="79" w:author="mark quinn" w:date="2026-03-14T10:47:00Z" w16du:dateUtc="2026-03-14T02:47:00Z">
        <w:r w:rsidR="009557E2" w:rsidRPr="009557E2">
          <w:rPr>
            <w:rFonts w:ascii="Calibri" w:eastAsiaTheme="minorEastAsia" w:hAnsi="Calibri" w:cstheme="minorBidi"/>
            <w:i/>
            <w:color w:val="A6A6A6" w:themeColor="background1" w:themeShade="A6"/>
            <w:sz w:val="22"/>
            <w:szCs w:val="22"/>
            <w:lang w:eastAsia="en-US"/>
          </w:rPr>
          <w:t>two-night</w:t>
        </w:r>
      </w:ins>
      <w:ins w:id="80" w:author="mark quinn" w:date="2026-03-14T10:46:00Z" w16du:dateUtc="2026-03-14T02:46:00Z">
        <w:r w:rsidR="009557E2" w:rsidRPr="009557E2">
          <w:rPr>
            <w:rFonts w:ascii="Calibri" w:eastAsiaTheme="minorEastAsia" w:hAnsi="Calibri" w:cstheme="minorBidi"/>
            <w:i/>
            <w:color w:val="A6A6A6" w:themeColor="background1" w:themeShade="A6"/>
            <w:sz w:val="22"/>
            <w:szCs w:val="22"/>
            <w:lang w:eastAsia="en-US"/>
            <w:rPrChange w:id="81" w:author="mark quinn" w:date="2026-03-14T10:47:00Z" w16du:dateUtc="2026-03-14T02:47:00Z">
              <w:rPr>
                <w:rFonts w:ascii="Calibri" w:eastAsiaTheme="minorEastAsia" w:hAnsi="Calibri" w:cstheme="minorBidi"/>
                <w:i/>
                <w:color w:val="FF0000"/>
                <w:sz w:val="22"/>
                <w:szCs w:val="22"/>
                <w:lang w:eastAsia="en-US"/>
              </w:rPr>
            </w:rPrChange>
          </w:rPr>
          <w:t xml:space="preserve"> </w:t>
        </w:r>
      </w:ins>
      <w:ins w:id="82" w:author="mark quinn" w:date="2026-03-14T10:47:00Z" w16du:dateUtc="2026-03-14T02:47:00Z">
        <w:r w:rsidR="009557E2" w:rsidRPr="009557E2">
          <w:rPr>
            <w:rFonts w:ascii="Calibri" w:eastAsiaTheme="minorEastAsia" w:hAnsi="Calibri" w:cstheme="minorBidi"/>
            <w:i/>
            <w:color w:val="A6A6A6" w:themeColor="background1" w:themeShade="A6"/>
            <w:sz w:val="22"/>
            <w:szCs w:val="22"/>
            <w:lang w:eastAsia="en-US"/>
            <w:rPrChange w:id="83" w:author="mark quinn" w:date="2026-03-14T10:47:00Z" w16du:dateUtc="2026-03-14T02:47:00Z">
              <w:rPr>
                <w:rFonts w:ascii="Calibri" w:eastAsiaTheme="minorEastAsia" w:hAnsi="Calibri" w:cstheme="minorBidi"/>
                <w:i/>
                <w:color w:val="FF0000"/>
                <w:sz w:val="22"/>
                <w:szCs w:val="22"/>
                <w:lang w:eastAsia="en-US"/>
              </w:rPr>
            </w:rPrChange>
          </w:rPr>
          <w:t xml:space="preserve">hotel </w:t>
        </w:r>
      </w:ins>
      <w:r w:rsidRPr="00DB167A">
        <w:rPr>
          <w:rFonts w:ascii="Calibri" w:eastAsiaTheme="minorEastAsia" w:hAnsi="Calibri" w:cstheme="minorBidi"/>
          <w:i/>
          <w:color w:val="FF0000"/>
          <w:sz w:val="22"/>
          <w:szCs w:val="22"/>
          <w:lang w:eastAsia="en-US"/>
        </w:rPr>
        <w:t>accommodation</w:t>
      </w:r>
      <w:ins w:id="84" w:author="mark quinn" w:date="2026-03-14T10:47:00Z" w16du:dateUtc="2026-03-14T02:47:00Z">
        <w:r w:rsidR="009557E2">
          <w:rPr>
            <w:rFonts w:ascii="Calibri" w:eastAsiaTheme="minorEastAsia" w:hAnsi="Calibri" w:cstheme="minorBidi"/>
            <w:i/>
            <w:color w:val="FF0000"/>
            <w:sz w:val="22"/>
            <w:szCs w:val="22"/>
            <w:lang w:eastAsia="en-US"/>
          </w:rPr>
          <w:t xml:space="preserve"> </w:t>
        </w:r>
        <w:r w:rsidR="009557E2" w:rsidRPr="009557E2">
          <w:rPr>
            <w:rFonts w:ascii="Calibri" w:eastAsiaTheme="minorEastAsia" w:hAnsi="Calibri" w:cstheme="minorBidi"/>
            <w:i/>
            <w:color w:val="A6A6A6" w:themeColor="background1" w:themeShade="A6"/>
            <w:sz w:val="22"/>
            <w:szCs w:val="22"/>
            <w:lang w:eastAsia="en-US"/>
            <w:rPrChange w:id="85" w:author="mark quinn" w:date="2026-03-14T10:47:00Z" w16du:dateUtc="2026-03-14T02:47:00Z">
              <w:rPr>
                <w:rFonts w:ascii="Calibri" w:eastAsiaTheme="minorEastAsia" w:hAnsi="Calibri" w:cstheme="minorBidi"/>
                <w:i/>
                <w:color w:val="FF0000"/>
                <w:sz w:val="22"/>
                <w:szCs w:val="22"/>
                <w:lang w:eastAsia="en-US"/>
              </w:rPr>
            </w:rPrChange>
          </w:rPr>
          <w:t>and transportation</w:t>
        </w:r>
      </w:ins>
      <w:r w:rsidRPr="00DB167A">
        <w:rPr>
          <w:rFonts w:ascii="Calibri" w:eastAsiaTheme="minorEastAsia" w:hAnsi="Calibri" w:cstheme="minorBidi"/>
          <w:i/>
          <w:color w:val="FF0000"/>
          <w:sz w:val="22"/>
          <w:szCs w:val="22"/>
          <w:lang w:eastAsia="en-US"/>
        </w:rPr>
        <w:t>.</w:t>
      </w:r>
    </w:p>
    <w:p w14:paraId="65A35BEC" w14:textId="5C44034D" w:rsidR="00DB167A" w:rsidRPr="00DB167A" w:rsidRDefault="00DB167A" w:rsidP="00DB167A">
      <w:pPr>
        <w:pStyle w:val="font-claude-response-body"/>
        <w:rPr>
          <w:rFonts w:ascii="Calibri" w:eastAsiaTheme="minorEastAsia" w:hAnsi="Calibri" w:cstheme="minorBidi"/>
          <w:i/>
          <w:color w:val="FF0000"/>
          <w:sz w:val="22"/>
          <w:szCs w:val="22"/>
          <w:lang w:eastAsia="en-US"/>
        </w:rPr>
      </w:pPr>
      <w:r w:rsidRPr="00DB167A">
        <w:rPr>
          <w:rFonts w:ascii="Calibri" w:eastAsiaTheme="minorEastAsia" w:hAnsi="Calibri" w:cstheme="minorBidi"/>
          <w:i/>
          <w:color w:val="FF0000"/>
          <w:sz w:val="22"/>
          <w:szCs w:val="22"/>
          <w:lang w:eastAsia="en-US"/>
        </w:rPr>
        <w:t>Plantations are located approximately 1.5 hours from Clark International Airport</w:t>
      </w:r>
      <w:ins w:id="86" w:author="mark quinn" w:date="2026-03-14T10:47:00Z" w16du:dateUtc="2026-03-14T02:47:00Z">
        <w:r w:rsidR="009557E2">
          <w:rPr>
            <w:rFonts w:ascii="Calibri" w:eastAsiaTheme="minorEastAsia" w:hAnsi="Calibri" w:cstheme="minorBidi"/>
            <w:i/>
            <w:color w:val="FF0000"/>
            <w:sz w:val="22"/>
            <w:szCs w:val="22"/>
            <w:lang w:eastAsia="en-US"/>
          </w:rPr>
          <w:t xml:space="preserve"> </w:t>
        </w:r>
        <w:r w:rsidR="009557E2" w:rsidRPr="009557E2">
          <w:rPr>
            <w:rFonts w:ascii="Calibri" w:eastAsiaTheme="minorEastAsia" w:hAnsi="Calibri" w:cstheme="minorBidi"/>
            <w:i/>
            <w:color w:val="A6A6A6" w:themeColor="background1" w:themeShade="A6"/>
            <w:sz w:val="22"/>
            <w:szCs w:val="22"/>
            <w:lang w:eastAsia="en-US"/>
            <w:rPrChange w:id="87" w:author="mark quinn" w:date="2026-03-14T10:48:00Z" w16du:dateUtc="2026-03-14T02:48:00Z">
              <w:rPr>
                <w:rFonts w:ascii="Calibri" w:eastAsiaTheme="minorEastAsia" w:hAnsi="Calibri" w:cstheme="minorBidi"/>
                <w:i/>
                <w:color w:val="FF0000"/>
                <w:sz w:val="22"/>
                <w:szCs w:val="22"/>
                <w:lang w:eastAsia="en-US"/>
              </w:rPr>
            </w:rPrChange>
          </w:rPr>
          <w:t>and 4 hours from Manila International Airport</w:t>
        </w:r>
      </w:ins>
      <w:r w:rsidRPr="009557E2">
        <w:rPr>
          <w:rFonts w:ascii="Calibri" w:eastAsiaTheme="minorEastAsia" w:hAnsi="Calibri" w:cstheme="minorBidi"/>
          <w:i/>
          <w:color w:val="A6A6A6" w:themeColor="background1" w:themeShade="A6"/>
          <w:sz w:val="22"/>
          <w:szCs w:val="22"/>
          <w:lang w:eastAsia="en-US"/>
          <w:rPrChange w:id="88" w:author="mark quinn" w:date="2026-03-14T10:48:00Z" w16du:dateUtc="2026-03-14T02:48:00Z">
            <w:rPr>
              <w:rFonts w:ascii="Calibri" w:eastAsiaTheme="minorEastAsia" w:hAnsi="Calibri" w:cstheme="minorBidi"/>
              <w:i/>
              <w:color w:val="FF0000"/>
              <w:sz w:val="22"/>
              <w:szCs w:val="22"/>
              <w:lang w:eastAsia="en-US"/>
            </w:rPr>
          </w:rPrChange>
        </w:rPr>
        <w:t xml:space="preserve">. </w:t>
      </w:r>
      <w:r w:rsidRPr="00DB167A">
        <w:rPr>
          <w:rFonts w:ascii="Calibri" w:eastAsiaTheme="minorEastAsia" w:hAnsi="Calibri" w:cstheme="minorBidi"/>
          <w:i/>
          <w:color w:val="FF0000"/>
          <w:sz w:val="22"/>
          <w:szCs w:val="22"/>
          <w:lang w:eastAsia="en-US"/>
        </w:rPr>
        <w:t>The programme strengthens client confidence and provides operational transparency.</w:t>
      </w:r>
      <w:r>
        <w:rPr>
          <w:rFonts w:ascii="Calibri" w:eastAsiaTheme="minorEastAsia" w:hAnsi="Calibri" w:cstheme="minorBidi"/>
          <w:i/>
          <w:color w:val="FF0000"/>
          <w:sz w:val="22"/>
          <w:szCs w:val="22"/>
          <w:lang w:eastAsia="en-US"/>
        </w:rPr>
        <w:t xml:space="preserve"> </w:t>
      </w:r>
      <w:r w:rsidRPr="00DB167A">
        <w:rPr>
          <w:i/>
          <w:color w:val="FF0000"/>
          <w:highlight w:val="yellow"/>
        </w:rPr>
        <w:t>(Aligned with the business plan)</w:t>
      </w:r>
    </w:p>
    <w:p w14:paraId="5901E794" w14:textId="77777777" w:rsidR="007C7C88" w:rsidRDefault="007D654A">
      <w:r>
        <w:t>______________________________________________________________________</w:t>
      </w:r>
    </w:p>
    <w:p w14:paraId="391E0CD5" w14:textId="77777777" w:rsidR="007C7C88" w:rsidRPr="00057799" w:rsidRDefault="007D654A">
      <w:pPr>
        <w:rPr>
          <w:rFonts w:cs="Times New Roman (Body CS)"/>
          <w:strike/>
        </w:rPr>
      </w:pPr>
      <w:r w:rsidRPr="00057799">
        <w:rPr>
          <w:rFonts w:cs="Times New Roman (Body CS)"/>
          <w:b/>
          <w:strike/>
        </w:rPr>
        <w:t>Q: What makes GoldenForests.ai different from its competitors?</w:t>
      </w:r>
    </w:p>
    <w:p w14:paraId="50DF08B7" w14:textId="77777777" w:rsidR="007C7C88" w:rsidRPr="00057799" w:rsidRDefault="007D654A">
      <w:pPr>
        <w:rPr>
          <w:rFonts w:cs="Times New Roman (Body CS)"/>
          <w:strike/>
        </w:rPr>
      </w:pPr>
      <w:r w:rsidRPr="00057799">
        <w:rPr>
          <w:rFonts w:cs="Times New Roman (Body CS)"/>
          <w:strike/>
        </w:rPr>
        <w:t>A: Our success stems from two years of detailed research and strategic development, combining: University-level agricultural expertise, AI-driven plantation management, Commitment to sustainability.</w:t>
      </w:r>
      <w:r w:rsidRPr="00057799">
        <w:rPr>
          <w:rFonts w:cs="Times New Roman (Body CS)"/>
          <w:strike/>
        </w:rPr>
        <w:br/>
      </w:r>
      <w:r w:rsidRPr="00057799">
        <w:rPr>
          <w:rFonts w:cs="Times New Roman (Body CS)"/>
          <w:strike/>
        </w:rPr>
        <w:br/>
      </w:r>
      <w:r w:rsidRPr="00057799">
        <w:rPr>
          <w:rFonts w:cs="Times New Roman (Body CS)"/>
          <w:strike/>
        </w:rPr>
        <w:lastRenderedPageBreak/>
        <w:t>This integrated approach positions goldenforests.ai at the forefront of sustainable, real-asset investment in Asia.</w:t>
      </w:r>
    </w:p>
    <w:p w14:paraId="600E18F2" w14:textId="77777777" w:rsidR="00057799" w:rsidRPr="00057799" w:rsidRDefault="00057799" w:rsidP="00057799">
      <w:pPr>
        <w:pStyle w:val="font-claude-response-body"/>
        <w:rPr>
          <w:rFonts w:ascii="Calibri" w:eastAsiaTheme="minorEastAsia" w:hAnsi="Calibri" w:cstheme="minorBidi"/>
          <w:i/>
          <w:color w:val="FF0000"/>
          <w:sz w:val="22"/>
          <w:szCs w:val="22"/>
          <w:lang w:eastAsia="en-US"/>
        </w:rPr>
      </w:pPr>
      <w:r w:rsidRPr="00057799">
        <w:rPr>
          <w:rFonts w:ascii="Calibri" w:eastAsiaTheme="minorEastAsia" w:hAnsi="Calibri" w:cstheme="minorBidi"/>
          <w:b/>
          <w:bCs/>
          <w:i/>
          <w:color w:val="FF0000"/>
          <w:sz w:val="22"/>
          <w:szCs w:val="22"/>
          <w:lang w:eastAsia="en-US"/>
        </w:rPr>
        <w:t>Q: What makes Golden Forests different from competitors?</w:t>
      </w:r>
    </w:p>
    <w:p w14:paraId="17DFD5AE" w14:textId="77777777" w:rsidR="00057799" w:rsidRPr="00057799" w:rsidRDefault="00057799" w:rsidP="00057799">
      <w:pPr>
        <w:pStyle w:val="font-claude-response-body"/>
        <w:rPr>
          <w:rFonts w:ascii="Calibri" w:eastAsiaTheme="minorEastAsia" w:hAnsi="Calibri" w:cstheme="minorBidi"/>
          <w:i/>
          <w:color w:val="FF0000"/>
          <w:sz w:val="22"/>
          <w:szCs w:val="22"/>
          <w:lang w:eastAsia="en-US"/>
        </w:rPr>
      </w:pPr>
      <w:r w:rsidRPr="00057799">
        <w:rPr>
          <w:rFonts w:ascii="Calibri" w:eastAsiaTheme="minorEastAsia" w:hAnsi="Calibri" w:cstheme="minorBidi"/>
          <w:b/>
          <w:bCs/>
          <w:i/>
          <w:color w:val="FF0000"/>
          <w:sz w:val="22"/>
          <w:szCs w:val="22"/>
          <w:lang w:eastAsia="en-US"/>
        </w:rPr>
        <w:t>A:</w:t>
      </w:r>
      <w:r w:rsidRPr="00057799">
        <w:rPr>
          <w:rFonts w:ascii="Calibri" w:eastAsiaTheme="minorEastAsia" w:hAnsi="Calibri" w:cstheme="minorBidi"/>
          <w:i/>
          <w:color w:val="FF0000"/>
          <w:sz w:val="22"/>
          <w:szCs w:val="22"/>
          <w:lang w:eastAsia="en-US"/>
        </w:rPr>
        <w:t xml:space="preserve"> Golden Forests' competitive advantages include:</w:t>
      </w:r>
    </w:p>
    <w:p w14:paraId="01153EEB" w14:textId="68F7AE32" w:rsidR="00057799" w:rsidRPr="00057799" w:rsidRDefault="00057799" w:rsidP="00057799">
      <w:pPr>
        <w:pStyle w:val="font-claude-response-body"/>
        <w:rPr>
          <w:rFonts w:ascii="Calibri" w:eastAsiaTheme="minorEastAsia" w:hAnsi="Calibri" w:cstheme="minorBidi"/>
          <w:i/>
          <w:color w:val="FF0000"/>
          <w:sz w:val="22"/>
          <w:szCs w:val="22"/>
          <w:lang w:eastAsia="en-US"/>
        </w:rPr>
      </w:pPr>
      <w:r w:rsidRPr="00057799">
        <w:rPr>
          <w:rFonts w:ascii="Calibri" w:eastAsiaTheme="minorEastAsia" w:hAnsi="Calibri" w:cstheme="minorBidi"/>
          <w:b/>
          <w:bCs/>
          <w:i/>
          <w:color w:val="FF0000"/>
          <w:sz w:val="22"/>
          <w:szCs w:val="22"/>
          <w:lang w:eastAsia="en-US"/>
        </w:rPr>
        <w:t>Exclusive licensing</w:t>
      </w:r>
      <w:r w:rsidRPr="00057799">
        <w:rPr>
          <w:rFonts w:ascii="Calibri" w:eastAsiaTheme="minorEastAsia" w:hAnsi="Calibri" w:cstheme="minorBidi"/>
          <w:i/>
          <w:color w:val="FF0000"/>
          <w:sz w:val="22"/>
          <w:szCs w:val="22"/>
          <w:lang w:eastAsia="en-US"/>
        </w:rPr>
        <w:t xml:space="preserve"> for </w:t>
      </w:r>
      <w:del w:id="89" w:author="mark quinn" w:date="2026-03-14T10:48:00Z" w16du:dateUtc="2026-03-14T02:48:00Z">
        <w:r w:rsidRPr="00057799" w:rsidDel="009557E2">
          <w:rPr>
            <w:rFonts w:ascii="Calibri" w:eastAsiaTheme="minorEastAsia" w:hAnsi="Calibri" w:cstheme="minorBidi"/>
            <w:i/>
            <w:color w:val="FF0000"/>
            <w:sz w:val="22"/>
            <w:szCs w:val="22"/>
            <w:lang w:eastAsia="en-US"/>
          </w:rPr>
          <w:delText>advanced cultivation</w:delText>
        </w:r>
      </w:del>
      <w:ins w:id="90" w:author="mark quinn" w:date="2026-03-14T10:48:00Z" w16du:dateUtc="2026-03-14T02:48:00Z">
        <w:r w:rsidR="009557E2">
          <w:rPr>
            <w:rFonts w:ascii="Calibri" w:eastAsiaTheme="minorEastAsia" w:hAnsi="Calibri" w:cstheme="minorBidi"/>
            <w:i/>
            <w:color w:val="FF0000"/>
            <w:sz w:val="22"/>
            <w:szCs w:val="22"/>
            <w:lang w:eastAsia="en-US"/>
          </w:rPr>
          <w:t xml:space="preserve">accredited </w:t>
        </w:r>
        <w:r w:rsidR="009557E2" w:rsidRPr="009557E2">
          <w:rPr>
            <w:rFonts w:ascii="Calibri" w:eastAsiaTheme="minorEastAsia" w:hAnsi="Calibri" w:cstheme="minorBidi"/>
            <w:i/>
            <w:color w:val="A6A6A6" w:themeColor="background1" w:themeShade="A6"/>
            <w:sz w:val="22"/>
            <w:szCs w:val="22"/>
            <w:lang w:eastAsia="en-US"/>
            <w:rPrChange w:id="91" w:author="mark quinn" w:date="2026-03-14T10:48:00Z" w16du:dateUtc="2026-03-14T02:48:00Z">
              <w:rPr>
                <w:rFonts w:ascii="Calibri" w:eastAsiaTheme="minorEastAsia" w:hAnsi="Calibri" w:cstheme="minorBidi"/>
                <w:i/>
                <w:color w:val="FF0000"/>
                <w:sz w:val="22"/>
                <w:szCs w:val="22"/>
                <w:lang w:eastAsia="en-US"/>
              </w:rPr>
            </w:rPrChange>
          </w:rPr>
          <w:t>agarwood inoculation</w:t>
        </w:r>
      </w:ins>
      <w:r w:rsidRPr="009557E2">
        <w:rPr>
          <w:rFonts w:ascii="Calibri" w:eastAsiaTheme="minorEastAsia" w:hAnsi="Calibri" w:cstheme="minorBidi"/>
          <w:i/>
          <w:color w:val="A6A6A6" w:themeColor="background1" w:themeShade="A6"/>
          <w:sz w:val="22"/>
          <w:szCs w:val="22"/>
          <w:lang w:eastAsia="en-US"/>
          <w:rPrChange w:id="92" w:author="mark quinn" w:date="2026-03-14T10:48:00Z" w16du:dateUtc="2026-03-14T02:48:00Z">
            <w:rPr>
              <w:rFonts w:ascii="Calibri" w:eastAsiaTheme="minorEastAsia" w:hAnsi="Calibri" w:cstheme="minorBidi"/>
              <w:i/>
              <w:color w:val="FF0000"/>
              <w:sz w:val="22"/>
              <w:szCs w:val="22"/>
              <w:lang w:eastAsia="en-US"/>
            </w:rPr>
          </w:rPrChange>
        </w:rPr>
        <w:t xml:space="preserve"> technologies</w:t>
      </w:r>
    </w:p>
    <w:p w14:paraId="271B7485" w14:textId="77777777" w:rsidR="00057799" w:rsidRPr="00057799" w:rsidRDefault="00057799" w:rsidP="00057799">
      <w:pPr>
        <w:pStyle w:val="font-claude-response-body"/>
        <w:rPr>
          <w:rFonts w:ascii="Calibri" w:eastAsiaTheme="minorEastAsia" w:hAnsi="Calibri" w:cstheme="minorBidi"/>
          <w:i/>
          <w:color w:val="FF0000"/>
          <w:sz w:val="22"/>
          <w:szCs w:val="22"/>
          <w:lang w:eastAsia="en-US"/>
        </w:rPr>
      </w:pPr>
      <w:r w:rsidRPr="00057799">
        <w:rPr>
          <w:rFonts w:ascii="Calibri" w:eastAsiaTheme="minorEastAsia" w:hAnsi="Calibri" w:cstheme="minorBidi"/>
          <w:b/>
          <w:bCs/>
          <w:i/>
          <w:color w:val="FF0000"/>
          <w:sz w:val="22"/>
          <w:szCs w:val="22"/>
          <w:lang w:eastAsia="en-US"/>
        </w:rPr>
        <w:t>Proprietary genetics</w:t>
      </w:r>
      <w:r w:rsidRPr="00057799">
        <w:rPr>
          <w:rFonts w:ascii="Calibri" w:eastAsiaTheme="minorEastAsia" w:hAnsi="Calibri" w:cstheme="minorBidi"/>
          <w:i/>
          <w:color w:val="FF0000"/>
          <w:sz w:val="22"/>
          <w:szCs w:val="22"/>
          <w:lang w:eastAsia="en-US"/>
        </w:rPr>
        <w:t xml:space="preserve"> and elite variety development (Sweet Elena Carabao mango)</w:t>
      </w:r>
    </w:p>
    <w:p w14:paraId="6351E02B" w14:textId="77777777" w:rsidR="00057799" w:rsidRPr="00057799" w:rsidRDefault="00057799" w:rsidP="00057799">
      <w:pPr>
        <w:pStyle w:val="font-claude-response-body"/>
        <w:rPr>
          <w:rFonts w:ascii="Calibri" w:eastAsiaTheme="minorEastAsia" w:hAnsi="Calibri" w:cstheme="minorBidi"/>
          <w:i/>
          <w:color w:val="FF0000"/>
          <w:sz w:val="22"/>
          <w:szCs w:val="22"/>
          <w:lang w:eastAsia="en-US"/>
        </w:rPr>
      </w:pPr>
      <w:r w:rsidRPr="00057799">
        <w:rPr>
          <w:rFonts w:ascii="Calibri" w:eastAsiaTheme="minorEastAsia" w:hAnsi="Calibri" w:cstheme="minorBidi"/>
          <w:b/>
          <w:bCs/>
          <w:i/>
          <w:color w:val="FF0000"/>
          <w:sz w:val="22"/>
          <w:szCs w:val="22"/>
          <w:lang w:eastAsia="en-US"/>
        </w:rPr>
        <w:t>AI-driven plantation management</w:t>
      </w:r>
      <w:r w:rsidRPr="00057799">
        <w:rPr>
          <w:rFonts w:ascii="Calibri" w:eastAsiaTheme="minorEastAsia" w:hAnsi="Calibri" w:cstheme="minorBidi"/>
          <w:i/>
          <w:color w:val="FF0000"/>
          <w:sz w:val="22"/>
          <w:szCs w:val="22"/>
          <w:lang w:eastAsia="en-US"/>
        </w:rPr>
        <w:t xml:space="preserve"> platform (Agroforestry Intelligence)</w:t>
      </w:r>
    </w:p>
    <w:p w14:paraId="5711AC65" w14:textId="6DB031B0" w:rsidR="00057799" w:rsidRPr="00057799" w:rsidRDefault="00057799" w:rsidP="00057799">
      <w:pPr>
        <w:pStyle w:val="font-claude-response-body"/>
        <w:rPr>
          <w:rFonts w:ascii="Calibri" w:eastAsiaTheme="minorEastAsia" w:hAnsi="Calibri" w:cstheme="minorBidi"/>
          <w:i/>
          <w:color w:val="FF0000"/>
          <w:sz w:val="22"/>
          <w:szCs w:val="22"/>
          <w:lang w:eastAsia="en-US"/>
        </w:rPr>
      </w:pPr>
      <w:r w:rsidRPr="00057799">
        <w:rPr>
          <w:rFonts w:ascii="Calibri" w:eastAsiaTheme="minorEastAsia" w:hAnsi="Calibri" w:cstheme="minorBidi"/>
          <w:b/>
          <w:bCs/>
          <w:i/>
          <w:color w:val="FF0000"/>
          <w:sz w:val="22"/>
          <w:szCs w:val="22"/>
          <w:lang w:eastAsia="en-US"/>
        </w:rPr>
        <w:t>First-mover regulatory advantages</w:t>
      </w:r>
      <w:r w:rsidRPr="00057799">
        <w:rPr>
          <w:rFonts w:ascii="Calibri" w:eastAsiaTheme="minorEastAsia" w:hAnsi="Calibri" w:cstheme="minorBidi"/>
          <w:i/>
          <w:color w:val="FF0000"/>
          <w:sz w:val="22"/>
          <w:szCs w:val="22"/>
          <w:lang w:eastAsia="en-US"/>
        </w:rPr>
        <w:t xml:space="preserve"> (first DENR Wildlife</w:t>
      </w:r>
      <w:ins w:id="93" w:author="mark quinn" w:date="2026-03-14T10:49:00Z" w16du:dateUtc="2026-03-14T02:49:00Z">
        <w:r w:rsidR="009557E2">
          <w:rPr>
            <w:rFonts w:ascii="Calibri" w:eastAsiaTheme="minorEastAsia" w:hAnsi="Calibri" w:cstheme="minorBidi"/>
            <w:i/>
            <w:color w:val="FF0000"/>
            <w:sz w:val="22"/>
            <w:szCs w:val="22"/>
            <w:lang w:eastAsia="en-US"/>
          </w:rPr>
          <w:t xml:space="preserve"> </w:t>
        </w:r>
        <w:r w:rsidR="009557E2" w:rsidRPr="00365C0B">
          <w:rPr>
            <w:rFonts w:ascii="Calibri" w:eastAsiaTheme="minorEastAsia" w:hAnsi="Calibri" w:cstheme="minorBidi"/>
            <w:i/>
            <w:color w:val="A6A6A6" w:themeColor="background1" w:themeShade="A6"/>
            <w:sz w:val="22"/>
            <w:szCs w:val="22"/>
            <w:lang w:eastAsia="en-US"/>
            <w:rPrChange w:id="94" w:author="mark quinn" w:date="2026-03-14T10:49:00Z" w16du:dateUtc="2026-03-14T02:49:00Z">
              <w:rPr>
                <w:rFonts w:ascii="Calibri" w:eastAsiaTheme="minorEastAsia" w:hAnsi="Calibri" w:cstheme="minorBidi"/>
                <w:i/>
                <w:color w:val="FF0000"/>
                <w:sz w:val="22"/>
                <w:szCs w:val="22"/>
                <w:lang w:eastAsia="en-US"/>
              </w:rPr>
            </w:rPrChange>
          </w:rPr>
          <w:t>Cultural</w:t>
        </w:r>
      </w:ins>
      <w:r w:rsidRPr="00057799">
        <w:rPr>
          <w:rFonts w:ascii="Calibri" w:eastAsiaTheme="minorEastAsia" w:hAnsi="Calibri" w:cstheme="minorBidi"/>
          <w:i/>
          <w:color w:val="FF0000"/>
          <w:sz w:val="22"/>
          <w:szCs w:val="22"/>
          <w:lang w:eastAsia="en-US"/>
        </w:rPr>
        <w:t xml:space="preserve"> Permit for Aquilaria </w:t>
      </w:r>
      <w:proofErr w:type="spellStart"/>
      <w:r w:rsidRPr="00057799">
        <w:rPr>
          <w:rFonts w:ascii="Calibri" w:eastAsiaTheme="minorEastAsia" w:hAnsi="Calibri" w:cstheme="minorBidi"/>
          <w:i/>
          <w:color w:val="FF0000"/>
          <w:sz w:val="22"/>
          <w:szCs w:val="22"/>
          <w:lang w:eastAsia="en-US"/>
        </w:rPr>
        <w:t>crassna</w:t>
      </w:r>
      <w:proofErr w:type="spellEnd"/>
      <w:r w:rsidRPr="00057799">
        <w:rPr>
          <w:rFonts w:ascii="Calibri" w:eastAsiaTheme="minorEastAsia" w:hAnsi="Calibri" w:cstheme="minorBidi"/>
          <w:i/>
          <w:color w:val="FF0000"/>
          <w:sz w:val="22"/>
          <w:szCs w:val="22"/>
          <w:lang w:eastAsia="en-US"/>
        </w:rPr>
        <w:t xml:space="preserve"> </w:t>
      </w:r>
      <w:del w:id="95" w:author="mark quinn" w:date="2026-03-14T10:49:00Z" w16du:dateUtc="2026-03-14T02:49:00Z">
        <w:r w:rsidRPr="00365C0B" w:rsidDel="009557E2">
          <w:rPr>
            <w:rFonts w:ascii="Calibri" w:eastAsiaTheme="minorEastAsia" w:hAnsi="Calibri" w:cstheme="minorBidi"/>
            <w:i/>
            <w:color w:val="A6A6A6" w:themeColor="background1" w:themeShade="A6"/>
            <w:sz w:val="22"/>
            <w:szCs w:val="22"/>
            <w:lang w:eastAsia="en-US"/>
            <w:rPrChange w:id="96" w:author="mark quinn" w:date="2026-03-14T10:49:00Z" w16du:dateUtc="2026-03-14T02:49:00Z">
              <w:rPr>
                <w:rFonts w:ascii="Calibri" w:eastAsiaTheme="minorEastAsia" w:hAnsi="Calibri" w:cstheme="minorBidi"/>
                <w:i/>
                <w:color w:val="FF0000"/>
                <w:sz w:val="22"/>
                <w:szCs w:val="22"/>
                <w:lang w:eastAsia="en-US"/>
              </w:rPr>
            </w:rPrChange>
          </w:rPr>
          <w:delText>cultivation</w:delText>
        </w:r>
      </w:del>
      <w:ins w:id="97" w:author="mark quinn" w:date="2026-03-14T10:49:00Z" w16du:dateUtc="2026-03-14T02:49:00Z">
        <w:r w:rsidR="009557E2" w:rsidRPr="00365C0B">
          <w:rPr>
            <w:rFonts w:ascii="Calibri" w:eastAsiaTheme="minorEastAsia" w:hAnsi="Calibri" w:cstheme="minorBidi"/>
            <w:i/>
            <w:color w:val="A6A6A6" w:themeColor="background1" w:themeShade="A6"/>
            <w:sz w:val="22"/>
            <w:szCs w:val="22"/>
            <w:lang w:eastAsia="en-US"/>
            <w:rPrChange w:id="98" w:author="mark quinn" w:date="2026-03-14T10:49:00Z" w16du:dateUtc="2026-03-14T02:49:00Z">
              <w:rPr>
                <w:rFonts w:ascii="Calibri" w:eastAsiaTheme="minorEastAsia" w:hAnsi="Calibri" w:cstheme="minorBidi"/>
                <w:i/>
                <w:color w:val="FF0000"/>
                <w:sz w:val="22"/>
                <w:szCs w:val="22"/>
                <w:lang w:eastAsia="en-US"/>
              </w:rPr>
            </w:rPrChange>
          </w:rPr>
          <w:t>importation and cultivation</w:t>
        </w:r>
      </w:ins>
      <w:r w:rsidRPr="00365C0B">
        <w:rPr>
          <w:rFonts w:ascii="Calibri" w:eastAsiaTheme="minorEastAsia" w:hAnsi="Calibri" w:cstheme="minorBidi"/>
          <w:i/>
          <w:color w:val="A6A6A6" w:themeColor="background1" w:themeShade="A6"/>
          <w:sz w:val="22"/>
          <w:szCs w:val="22"/>
          <w:lang w:eastAsia="en-US"/>
          <w:rPrChange w:id="99" w:author="mark quinn" w:date="2026-03-14T10:49:00Z" w16du:dateUtc="2026-03-14T02:49:00Z">
            <w:rPr>
              <w:rFonts w:ascii="Calibri" w:eastAsiaTheme="minorEastAsia" w:hAnsi="Calibri" w:cstheme="minorBidi"/>
              <w:i/>
              <w:color w:val="FF0000"/>
              <w:sz w:val="22"/>
              <w:szCs w:val="22"/>
              <w:lang w:eastAsia="en-US"/>
            </w:rPr>
          </w:rPrChange>
        </w:rPr>
        <w:t>)</w:t>
      </w:r>
    </w:p>
    <w:p w14:paraId="5C0F8DF5" w14:textId="77777777" w:rsidR="00057799" w:rsidRDefault="00057799" w:rsidP="00057799">
      <w:pPr>
        <w:pStyle w:val="font-claude-response-body"/>
        <w:rPr>
          <w:ins w:id="100" w:author="mark quinn" w:date="2026-03-14T10:51:00Z" w16du:dateUtc="2026-03-14T02:51:00Z"/>
          <w:rFonts w:ascii="Calibri" w:eastAsiaTheme="minorEastAsia" w:hAnsi="Calibri" w:cstheme="minorBidi"/>
          <w:i/>
          <w:color w:val="FF0000"/>
          <w:sz w:val="22"/>
          <w:szCs w:val="22"/>
          <w:lang w:eastAsia="en-US"/>
        </w:rPr>
      </w:pPr>
      <w:r w:rsidRPr="00057799">
        <w:rPr>
          <w:rFonts w:ascii="Calibri" w:eastAsiaTheme="minorEastAsia" w:hAnsi="Calibri" w:cstheme="minorBidi"/>
          <w:b/>
          <w:bCs/>
          <w:i/>
          <w:color w:val="FF0000"/>
          <w:sz w:val="22"/>
          <w:szCs w:val="22"/>
          <w:lang w:eastAsia="en-US"/>
        </w:rPr>
        <w:t>University partnerships</w:t>
      </w:r>
      <w:r w:rsidRPr="00057799">
        <w:rPr>
          <w:rFonts w:ascii="Calibri" w:eastAsiaTheme="minorEastAsia" w:hAnsi="Calibri" w:cstheme="minorBidi"/>
          <w:i/>
          <w:color w:val="FF0000"/>
          <w:sz w:val="22"/>
          <w:szCs w:val="22"/>
          <w:lang w:eastAsia="en-US"/>
        </w:rPr>
        <w:t xml:space="preserve"> with PRMSU, VSU, and UPLB</w:t>
      </w:r>
    </w:p>
    <w:p w14:paraId="22573B53" w14:textId="467A1220" w:rsidR="00365C0B" w:rsidRPr="00365C0B" w:rsidRDefault="00365C0B" w:rsidP="00365C0B">
      <w:pPr>
        <w:rPr>
          <w:ins w:id="101" w:author="mark quinn" w:date="2026-03-14T10:58:00Z" w16du:dateUtc="2026-03-14T02:58:00Z"/>
          <w:rFonts w:asciiTheme="majorHAnsi" w:hAnsiTheme="majorHAnsi" w:cstheme="majorHAnsi"/>
          <w:color w:val="A6A6A6" w:themeColor="background1" w:themeShade="A6"/>
          <w:rPrChange w:id="102" w:author="mark quinn" w:date="2026-03-14T10:59:00Z" w16du:dateUtc="2026-03-14T02:59:00Z">
            <w:rPr>
              <w:ins w:id="103" w:author="mark quinn" w:date="2026-03-14T10:58:00Z" w16du:dateUtc="2026-03-14T02:58:00Z"/>
            </w:rPr>
          </w:rPrChange>
        </w:rPr>
      </w:pPr>
      <w:ins w:id="104" w:author="mark quinn" w:date="2026-03-14T10:58:00Z" w16du:dateUtc="2026-03-14T02:58:00Z">
        <w:r w:rsidRPr="00365C0B">
          <w:rPr>
            <w:rFonts w:asciiTheme="majorHAnsi" w:hAnsiTheme="majorHAnsi" w:cstheme="majorHAnsi"/>
            <w:b/>
            <w:bCs/>
            <w:color w:val="A6A6A6" w:themeColor="background1" w:themeShade="A6"/>
            <w:rPrChange w:id="105" w:author="mark quinn" w:date="2026-03-14T10:59:00Z" w16du:dateUtc="2026-03-14T02:59:00Z">
              <w:rPr>
                <w:rFonts w:ascii="Aptos" w:hAnsi="Aptos"/>
                <w:color w:val="000000"/>
                <w:sz w:val="24"/>
              </w:rPr>
            </w:rPrChange>
          </w:rPr>
          <w:t xml:space="preserve">Agroforestry and Agricultural Science </w:t>
        </w:r>
      </w:ins>
      <w:ins w:id="106" w:author="mark quinn" w:date="2026-03-14T10:59:00Z" w16du:dateUtc="2026-03-14T02:59:00Z">
        <w:r w:rsidRPr="00365C0B">
          <w:rPr>
            <w:rFonts w:asciiTheme="majorHAnsi" w:hAnsiTheme="majorHAnsi" w:cstheme="majorHAnsi"/>
            <w:b/>
            <w:bCs/>
            <w:color w:val="A6A6A6" w:themeColor="background1" w:themeShade="A6"/>
            <w:rPrChange w:id="107" w:author="mark quinn" w:date="2026-03-14T10:59:00Z" w16du:dateUtc="2026-03-14T02:59:00Z">
              <w:rPr>
                <w:rFonts w:asciiTheme="majorHAnsi" w:hAnsiTheme="majorHAnsi" w:cstheme="majorHAnsi"/>
                <w:b/>
                <w:bCs/>
                <w:color w:val="000000"/>
              </w:rPr>
            </w:rPrChange>
          </w:rPr>
          <w:t>Specialists</w:t>
        </w:r>
      </w:ins>
      <w:ins w:id="108" w:author="mark quinn" w:date="2026-03-14T10:58:00Z" w16du:dateUtc="2026-03-14T02:58:00Z">
        <w:r w:rsidRPr="00365C0B">
          <w:rPr>
            <w:rFonts w:asciiTheme="majorHAnsi" w:hAnsiTheme="majorHAnsi" w:cstheme="majorHAnsi"/>
            <w:color w:val="A6A6A6" w:themeColor="background1" w:themeShade="A6"/>
            <w:rPrChange w:id="109" w:author="mark quinn" w:date="2026-03-14T10:59:00Z" w16du:dateUtc="2026-03-14T02:59:00Z">
              <w:rPr>
                <w:rFonts w:ascii="Aptos" w:hAnsi="Aptos"/>
                <w:color w:val="000000"/>
                <w:sz w:val="24"/>
              </w:rPr>
            </w:rPrChange>
          </w:rPr>
          <w:t xml:space="preserve"> recognised across Southeast Asia as leading authorities in Agarwood and Mango cultivation.</w:t>
        </w:r>
      </w:ins>
    </w:p>
    <w:p w14:paraId="62052F96" w14:textId="125357AD" w:rsidR="00365C0B" w:rsidRPr="00057799" w:rsidDel="00365C0B" w:rsidRDefault="00365C0B" w:rsidP="00057799">
      <w:pPr>
        <w:pStyle w:val="font-claude-response-body"/>
        <w:rPr>
          <w:del w:id="110" w:author="mark quinn" w:date="2026-03-14T10:58:00Z" w16du:dateUtc="2026-03-14T02:58:00Z"/>
          <w:rFonts w:ascii="Calibri" w:eastAsiaTheme="minorEastAsia" w:hAnsi="Calibri" w:cstheme="minorBidi"/>
          <w:i/>
          <w:color w:val="FF0000"/>
          <w:sz w:val="22"/>
          <w:szCs w:val="22"/>
          <w:lang w:eastAsia="en-US"/>
        </w:rPr>
      </w:pPr>
    </w:p>
    <w:p w14:paraId="16FCC877" w14:textId="2864AC4A" w:rsidR="00057799" w:rsidRPr="00057799" w:rsidRDefault="00057799" w:rsidP="00057799">
      <w:pPr>
        <w:pStyle w:val="font-claude-response-body"/>
        <w:rPr>
          <w:rFonts w:ascii="Calibri" w:eastAsiaTheme="minorEastAsia" w:hAnsi="Calibri" w:cstheme="minorBidi"/>
          <w:iCs/>
          <w:color w:val="000000" w:themeColor="text1"/>
          <w:sz w:val="22"/>
          <w:szCs w:val="22"/>
          <w:lang w:eastAsia="en-US"/>
        </w:rPr>
      </w:pPr>
      <w:r w:rsidRPr="00057799">
        <w:rPr>
          <w:rFonts w:ascii="Calibri" w:eastAsiaTheme="minorEastAsia" w:hAnsi="Calibri" w:cstheme="minorBidi"/>
          <w:b/>
          <w:bCs/>
          <w:i/>
          <w:color w:val="FF0000"/>
          <w:sz w:val="22"/>
          <w:szCs w:val="22"/>
          <w:lang w:eastAsia="en-US"/>
        </w:rPr>
        <w:t>Structured reforestation programme</w:t>
      </w:r>
      <w:r w:rsidRPr="00057799">
        <w:rPr>
          <w:rFonts w:ascii="Calibri" w:eastAsiaTheme="minorEastAsia" w:hAnsi="Calibri" w:cstheme="minorBidi"/>
          <w:i/>
          <w:color w:val="FF0000"/>
          <w:sz w:val="22"/>
          <w:szCs w:val="22"/>
          <w:lang w:eastAsia="en-US"/>
        </w:rPr>
        <w:t xml:space="preserve"> (1:1 native tree planting)</w:t>
      </w:r>
      <w:r>
        <w:rPr>
          <w:rFonts w:ascii="Calibri" w:eastAsiaTheme="minorEastAsia" w:hAnsi="Calibri" w:cstheme="minorBidi"/>
          <w:i/>
          <w:color w:val="FF0000"/>
          <w:sz w:val="22"/>
          <w:szCs w:val="22"/>
          <w:lang w:eastAsia="en-US"/>
        </w:rPr>
        <w:t xml:space="preserve"> </w:t>
      </w:r>
      <w:r w:rsidRPr="00057799">
        <w:rPr>
          <w:rFonts w:ascii="Calibri" w:eastAsiaTheme="minorEastAsia" w:hAnsi="Calibri" w:cstheme="minorBidi"/>
          <w:iCs/>
          <w:color w:val="000000" w:themeColor="text1"/>
          <w:sz w:val="22"/>
          <w:szCs w:val="22"/>
          <w:highlight w:val="green"/>
          <w:lang w:eastAsia="en-US"/>
        </w:rPr>
        <w:t xml:space="preserve">MARK: </w:t>
      </w:r>
      <w:r w:rsidR="00A157C0" w:rsidRPr="00057799">
        <w:rPr>
          <w:rFonts w:ascii="Calibri" w:eastAsiaTheme="minorEastAsia" w:hAnsi="Calibri" w:cstheme="minorBidi"/>
          <w:iCs/>
          <w:color w:val="000000" w:themeColor="text1"/>
          <w:sz w:val="22"/>
          <w:szCs w:val="22"/>
          <w:highlight w:val="green"/>
          <w:lang w:eastAsia="en-US"/>
        </w:rPr>
        <w:t>I THINK</w:t>
      </w:r>
      <w:r w:rsidRPr="00057799">
        <w:rPr>
          <w:rFonts w:ascii="Calibri" w:eastAsiaTheme="minorEastAsia" w:hAnsi="Calibri" w:cstheme="minorBidi"/>
          <w:iCs/>
          <w:color w:val="000000" w:themeColor="text1"/>
          <w:sz w:val="22"/>
          <w:szCs w:val="22"/>
          <w:highlight w:val="green"/>
          <w:lang w:eastAsia="en-US"/>
        </w:rPr>
        <w:t xml:space="preserve"> THIS IS LESS </w:t>
      </w:r>
      <w:proofErr w:type="spellStart"/>
      <w:r w:rsidRPr="00365C0B">
        <w:rPr>
          <w:rFonts w:ascii="Calibri" w:eastAsiaTheme="minorEastAsia" w:hAnsi="Calibri" w:cstheme="minorBidi"/>
          <w:iCs/>
          <w:color w:val="A6A6A6" w:themeColor="background1" w:themeShade="A6"/>
          <w:sz w:val="22"/>
          <w:szCs w:val="22"/>
          <w:highlight w:val="green"/>
          <w:lang w:eastAsia="en-US"/>
          <w:rPrChange w:id="111" w:author="mark quinn" w:date="2026-03-14T10:50:00Z" w16du:dateUtc="2026-03-14T02:50:00Z">
            <w:rPr>
              <w:rFonts w:ascii="Calibri" w:eastAsiaTheme="minorEastAsia" w:hAnsi="Calibri" w:cstheme="minorBidi"/>
              <w:iCs/>
              <w:color w:val="000000" w:themeColor="text1"/>
              <w:sz w:val="22"/>
              <w:szCs w:val="22"/>
              <w:highlight w:val="green"/>
              <w:lang w:eastAsia="en-US"/>
            </w:rPr>
          </w:rPrChange>
        </w:rPr>
        <w:t>VAGUE</w:t>
      </w:r>
      <w:ins w:id="112" w:author="mark quinn" w:date="2026-03-14T10:50:00Z" w16du:dateUtc="2026-03-14T02:50:00Z">
        <w:r w:rsidR="00365C0B" w:rsidRPr="00365C0B">
          <w:rPr>
            <w:rFonts w:ascii="Calibri" w:eastAsiaTheme="minorEastAsia" w:hAnsi="Calibri" w:cstheme="minorBidi"/>
            <w:iCs/>
            <w:color w:val="A6A6A6" w:themeColor="background1" w:themeShade="A6"/>
            <w:sz w:val="22"/>
            <w:szCs w:val="22"/>
            <w:lang w:eastAsia="en-US"/>
            <w:rPrChange w:id="113" w:author="mark quinn" w:date="2026-03-14T10:50:00Z" w16du:dateUtc="2026-03-14T02:50:00Z">
              <w:rPr>
                <w:rFonts w:ascii="Calibri" w:eastAsiaTheme="minorEastAsia" w:hAnsi="Calibri" w:cstheme="minorBidi"/>
                <w:iCs/>
                <w:color w:val="000000" w:themeColor="text1"/>
                <w:sz w:val="22"/>
                <w:szCs w:val="22"/>
                <w:lang w:eastAsia="en-US"/>
              </w:rPr>
            </w:rPrChange>
          </w:rPr>
          <w:t>its</w:t>
        </w:r>
        <w:proofErr w:type="spellEnd"/>
        <w:r w:rsidR="00365C0B" w:rsidRPr="00365C0B">
          <w:rPr>
            <w:rFonts w:ascii="Calibri" w:eastAsiaTheme="minorEastAsia" w:hAnsi="Calibri" w:cstheme="minorBidi"/>
            <w:iCs/>
            <w:color w:val="A6A6A6" w:themeColor="background1" w:themeShade="A6"/>
            <w:sz w:val="22"/>
            <w:szCs w:val="22"/>
            <w:lang w:eastAsia="en-US"/>
            <w:rPrChange w:id="114" w:author="mark quinn" w:date="2026-03-14T10:50:00Z" w16du:dateUtc="2026-03-14T02:50:00Z">
              <w:rPr>
                <w:rFonts w:ascii="Calibri" w:eastAsiaTheme="minorEastAsia" w:hAnsi="Calibri" w:cstheme="minorBidi"/>
                <w:iCs/>
                <w:color w:val="000000" w:themeColor="text1"/>
                <w:sz w:val="22"/>
                <w:szCs w:val="22"/>
                <w:lang w:eastAsia="en-US"/>
              </w:rPr>
            </w:rPrChange>
          </w:rPr>
          <w:t xml:space="preserve"> very good!!</w:t>
        </w:r>
      </w:ins>
    </w:p>
    <w:p w14:paraId="69C35F71" w14:textId="7EB8EF27" w:rsidR="007C7C88" w:rsidRDefault="007D654A">
      <w:r>
        <w:t>______________________________________________________________________________</w:t>
      </w:r>
    </w:p>
    <w:p w14:paraId="07315449" w14:textId="77777777" w:rsidR="007C7C88" w:rsidRDefault="007D654A">
      <w:r>
        <w:br w:type="page"/>
      </w:r>
    </w:p>
    <w:p w14:paraId="0A7B2D05" w14:textId="77777777" w:rsidR="007C7C88" w:rsidRPr="00787AC7" w:rsidRDefault="007D654A">
      <w:pPr>
        <w:pStyle w:val="Heading1"/>
        <w:rPr>
          <w:color w:val="000000" w:themeColor="text1"/>
        </w:rPr>
      </w:pPr>
      <w:r w:rsidRPr="00787AC7">
        <w:rPr>
          <w:color w:val="000000" w:themeColor="text1"/>
        </w:rPr>
        <w:lastRenderedPageBreak/>
        <w:t>6. TECHNOLOGY, FEES, AND OPERATIONS</w:t>
      </w:r>
    </w:p>
    <w:p w14:paraId="327ACAA5" w14:textId="77777777" w:rsidR="007C7C88" w:rsidRPr="00EF256A" w:rsidRDefault="007D654A">
      <w:pPr>
        <w:rPr>
          <w:rFonts w:cs="Times New Roman (Body CS)"/>
          <w:strike/>
        </w:rPr>
      </w:pPr>
      <w:r w:rsidRPr="00EF256A">
        <w:rPr>
          <w:rFonts w:cs="Times New Roman (Body CS)"/>
          <w:b/>
          <w:strike/>
        </w:rPr>
        <w:t>Q: What does the "AI" in goldenforests.ai stand for?</w:t>
      </w:r>
    </w:p>
    <w:p w14:paraId="5F6D31E3" w14:textId="77777777" w:rsidR="00EF256A" w:rsidRPr="00EF256A" w:rsidRDefault="007D654A">
      <w:pPr>
        <w:rPr>
          <w:rFonts w:cs="Times New Roman (Body CS)"/>
          <w:strike/>
        </w:rPr>
      </w:pPr>
      <w:r w:rsidRPr="00EF256A">
        <w:rPr>
          <w:rFonts w:cs="Times New Roman (Body CS)"/>
          <w:strike/>
        </w:rPr>
        <w:t>A: The "AI" stands for Agroforestry Intelligence, our proprietary use of artificial intelligence to manage plantations more efficiently.</w:t>
      </w:r>
      <w:r w:rsidRPr="00EF256A">
        <w:rPr>
          <w:rFonts w:cs="Times New Roman (Body CS)"/>
          <w:strike/>
        </w:rPr>
        <w:br/>
      </w:r>
      <w:r w:rsidRPr="00EF256A">
        <w:rPr>
          <w:rFonts w:cs="Times New Roman (Body CS)"/>
          <w:strike/>
        </w:rPr>
        <w:br/>
        <w:t>We will use AI-powered systems for: Crop monitoring and yield prediction, Pest and disease detection, Irrigation and fertilisation optimisation using AI and solar-powered pumps, Precision agriculture that maximises resource efficiency and sustainability.</w:t>
      </w:r>
    </w:p>
    <w:p w14:paraId="198CF201" w14:textId="77777777" w:rsidR="00EF256A" w:rsidRPr="00EF256A" w:rsidRDefault="00EF256A" w:rsidP="00EF256A">
      <w:pPr>
        <w:pStyle w:val="font-claude-response-body"/>
        <w:rPr>
          <w:rFonts w:ascii="Calibri" w:eastAsiaTheme="minorEastAsia" w:hAnsi="Calibri" w:cstheme="minorBidi"/>
          <w:i/>
          <w:color w:val="FF0000"/>
          <w:sz w:val="22"/>
          <w:szCs w:val="22"/>
          <w:lang w:eastAsia="en-US"/>
        </w:rPr>
      </w:pPr>
      <w:r w:rsidRPr="00EF256A">
        <w:rPr>
          <w:rFonts w:ascii="Calibri" w:eastAsiaTheme="minorEastAsia" w:hAnsi="Calibri" w:cstheme="minorBidi"/>
          <w:b/>
          <w:bCs/>
          <w:i/>
          <w:color w:val="FF0000"/>
          <w:sz w:val="22"/>
          <w:szCs w:val="22"/>
          <w:lang w:eastAsia="en-US"/>
        </w:rPr>
        <w:t>Q: What does the "AI" in Golden Forests stand for?</w:t>
      </w:r>
    </w:p>
    <w:p w14:paraId="4F2CD286" w14:textId="215C4FCA" w:rsidR="00EF256A" w:rsidRPr="00EF256A" w:rsidRDefault="00EF256A" w:rsidP="00EF256A">
      <w:pPr>
        <w:pStyle w:val="font-claude-response-body"/>
        <w:rPr>
          <w:rFonts w:ascii="Calibri" w:eastAsiaTheme="minorEastAsia" w:hAnsi="Calibri" w:cstheme="minorBidi"/>
          <w:i/>
          <w:color w:val="FF0000"/>
          <w:sz w:val="22"/>
          <w:szCs w:val="22"/>
          <w:lang w:eastAsia="en-US"/>
        </w:rPr>
      </w:pPr>
      <w:r w:rsidRPr="00EF256A">
        <w:rPr>
          <w:rFonts w:ascii="Calibri" w:eastAsiaTheme="minorEastAsia" w:hAnsi="Calibri" w:cstheme="minorBidi"/>
          <w:b/>
          <w:bCs/>
          <w:i/>
          <w:color w:val="FF0000"/>
          <w:sz w:val="22"/>
          <w:szCs w:val="22"/>
          <w:lang w:eastAsia="en-US"/>
        </w:rPr>
        <w:t>A:</w:t>
      </w:r>
      <w:r w:rsidRPr="00EF256A">
        <w:rPr>
          <w:rFonts w:ascii="Calibri" w:eastAsiaTheme="minorEastAsia" w:hAnsi="Calibri" w:cstheme="minorBidi"/>
          <w:i/>
          <w:color w:val="FF0000"/>
          <w:sz w:val="22"/>
          <w:szCs w:val="22"/>
          <w:lang w:eastAsia="en-US"/>
        </w:rPr>
        <w:t xml:space="preserve"> The "AI" stands for Agroforestry Intelligence, our proprietary framework integrating agronomic science, structured plantation management, and AI-enabled </w:t>
      </w:r>
      <w:r w:rsidRPr="00900281">
        <w:rPr>
          <w:rFonts w:ascii="Calibri" w:eastAsiaTheme="minorEastAsia" w:hAnsi="Calibri" w:cstheme="minorBidi"/>
          <w:i/>
          <w:color w:val="A6A6A6" w:themeColor="background1" w:themeShade="A6"/>
          <w:sz w:val="22"/>
          <w:szCs w:val="22"/>
          <w:lang w:eastAsia="en-US"/>
          <w:rPrChange w:id="115" w:author="mark quinn" w:date="2026-03-14T11:00:00Z" w16du:dateUtc="2026-03-14T03:00:00Z">
            <w:rPr>
              <w:rFonts w:ascii="Calibri" w:eastAsiaTheme="minorEastAsia" w:hAnsi="Calibri" w:cstheme="minorBidi"/>
              <w:i/>
              <w:color w:val="FF0000"/>
              <w:sz w:val="22"/>
              <w:szCs w:val="22"/>
              <w:lang w:eastAsia="en-US"/>
            </w:rPr>
          </w:rPrChange>
        </w:rPr>
        <w:t>monitoring</w:t>
      </w:r>
      <w:ins w:id="116" w:author="mark quinn" w:date="2026-03-14T10:59:00Z" w16du:dateUtc="2026-03-14T02:59:00Z">
        <w:r w:rsidR="00900281" w:rsidRPr="00900281">
          <w:rPr>
            <w:rFonts w:ascii="Calibri" w:eastAsiaTheme="minorEastAsia" w:hAnsi="Calibri" w:cstheme="minorBidi"/>
            <w:i/>
            <w:color w:val="A6A6A6" w:themeColor="background1" w:themeShade="A6"/>
            <w:sz w:val="22"/>
            <w:szCs w:val="22"/>
            <w:lang w:eastAsia="en-US"/>
            <w:rPrChange w:id="117" w:author="mark quinn" w:date="2026-03-14T11:00:00Z" w16du:dateUtc="2026-03-14T03:00:00Z">
              <w:rPr>
                <w:rFonts w:ascii="Calibri" w:eastAsiaTheme="minorEastAsia" w:hAnsi="Calibri" w:cstheme="minorBidi"/>
                <w:i/>
                <w:color w:val="FF0000"/>
                <w:sz w:val="22"/>
                <w:szCs w:val="22"/>
                <w:lang w:eastAsia="en-US"/>
              </w:rPr>
            </w:rPrChange>
          </w:rPr>
          <w:t xml:space="preserve"> and </w:t>
        </w:r>
      </w:ins>
      <w:ins w:id="118" w:author="mark quinn" w:date="2026-03-14T11:00:00Z" w16du:dateUtc="2026-03-14T03:00:00Z">
        <w:r w:rsidR="00900281" w:rsidRPr="00900281">
          <w:rPr>
            <w:rFonts w:ascii="Calibri" w:eastAsiaTheme="minorEastAsia" w:hAnsi="Calibri" w:cstheme="minorBidi"/>
            <w:i/>
            <w:color w:val="A6A6A6" w:themeColor="background1" w:themeShade="A6"/>
            <w:sz w:val="22"/>
            <w:szCs w:val="22"/>
            <w:lang w:eastAsia="en-US"/>
            <w:rPrChange w:id="119" w:author="mark quinn" w:date="2026-03-14T11:00:00Z" w16du:dateUtc="2026-03-14T03:00:00Z">
              <w:rPr>
                <w:rFonts w:ascii="Calibri" w:eastAsiaTheme="minorEastAsia" w:hAnsi="Calibri" w:cstheme="minorBidi"/>
                <w:i/>
                <w:color w:val="FF0000"/>
                <w:sz w:val="22"/>
                <w:szCs w:val="22"/>
                <w:lang w:eastAsia="en-US"/>
              </w:rPr>
            </w:rPrChange>
          </w:rPr>
          <w:t>precision</w:t>
        </w:r>
      </w:ins>
      <w:ins w:id="120" w:author="mark quinn" w:date="2026-03-14T10:59:00Z" w16du:dateUtc="2026-03-14T02:59:00Z">
        <w:r w:rsidR="00900281" w:rsidRPr="00900281">
          <w:rPr>
            <w:rFonts w:ascii="Calibri" w:eastAsiaTheme="minorEastAsia" w:hAnsi="Calibri" w:cstheme="minorBidi"/>
            <w:i/>
            <w:color w:val="A6A6A6" w:themeColor="background1" w:themeShade="A6"/>
            <w:sz w:val="22"/>
            <w:szCs w:val="22"/>
            <w:lang w:eastAsia="en-US"/>
            <w:rPrChange w:id="121" w:author="mark quinn" w:date="2026-03-14T11:00:00Z" w16du:dateUtc="2026-03-14T03:00:00Z">
              <w:rPr>
                <w:rFonts w:ascii="Calibri" w:eastAsiaTheme="minorEastAsia" w:hAnsi="Calibri" w:cstheme="minorBidi"/>
                <w:i/>
                <w:color w:val="FF0000"/>
                <w:sz w:val="22"/>
                <w:szCs w:val="22"/>
                <w:lang w:eastAsia="en-US"/>
              </w:rPr>
            </w:rPrChange>
          </w:rPr>
          <w:t xml:space="preserve"> farming</w:t>
        </w:r>
      </w:ins>
      <w:r w:rsidRPr="00900281">
        <w:rPr>
          <w:rFonts w:ascii="Calibri" w:eastAsiaTheme="minorEastAsia" w:hAnsi="Calibri" w:cstheme="minorBidi"/>
          <w:i/>
          <w:color w:val="A6A6A6" w:themeColor="background1" w:themeShade="A6"/>
          <w:sz w:val="22"/>
          <w:szCs w:val="22"/>
          <w:lang w:eastAsia="en-US"/>
          <w:rPrChange w:id="122" w:author="mark quinn" w:date="2026-03-14T11:00:00Z" w16du:dateUtc="2026-03-14T03:00:00Z">
            <w:rPr>
              <w:rFonts w:ascii="Calibri" w:eastAsiaTheme="minorEastAsia" w:hAnsi="Calibri" w:cstheme="minorBidi"/>
              <w:i/>
              <w:color w:val="FF0000"/>
              <w:sz w:val="22"/>
              <w:szCs w:val="22"/>
              <w:lang w:eastAsia="en-US"/>
            </w:rPr>
          </w:rPrChange>
        </w:rPr>
        <w:t xml:space="preserve"> </w:t>
      </w:r>
      <w:del w:id="123" w:author="mark quinn" w:date="2026-03-14T11:00:00Z" w16du:dateUtc="2026-03-14T03:00:00Z">
        <w:r w:rsidRPr="00900281" w:rsidDel="00900281">
          <w:rPr>
            <w:rFonts w:ascii="Calibri" w:eastAsiaTheme="minorEastAsia" w:hAnsi="Calibri" w:cstheme="minorBidi"/>
            <w:i/>
            <w:color w:val="A6A6A6" w:themeColor="background1" w:themeShade="A6"/>
            <w:sz w:val="22"/>
            <w:szCs w:val="22"/>
            <w:lang w:eastAsia="en-US"/>
            <w:rPrChange w:id="124" w:author="mark quinn" w:date="2026-03-14T11:00:00Z" w16du:dateUtc="2026-03-14T03:00:00Z">
              <w:rPr>
                <w:rFonts w:ascii="Calibri" w:eastAsiaTheme="minorEastAsia" w:hAnsi="Calibri" w:cstheme="minorBidi"/>
                <w:i/>
                <w:color w:val="FF0000"/>
                <w:sz w:val="22"/>
                <w:szCs w:val="22"/>
                <w:lang w:eastAsia="en-US"/>
              </w:rPr>
            </w:rPrChange>
          </w:rPr>
          <w:delText xml:space="preserve">systems </w:delText>
        </w:r>
      </w:del>
      <w:ins w:id="125" w:author="mark quinn" w:date="2026-03-14T11:00:00Z" w16du:dateUtc="2026-03-14T03:00:00Z">
        <w:r w:rsidR="00900281" w:rsidRPr="00900281">
          <w:rPr>
            <w:rFonts w:ascii="Calibri" w:eastAsiaTheme="minorEastAsia" w:hAnsi="Calibri" w:cstheme="minorBidi"/>
            <w:i/>
            <w:color w:val="A6A6A6" w:themeColor="background1" w:themeShade="A6"/>
            <w:sz w:val="22"/>
            <w:szCs w:val="22"/>
            <w:lang w:eastAsia="en-US"/>
            <w:rPrChange w:id="126" w:author="mark quinn" w:date="2026-03-14T11:00:00Z" w16du:dateUtc="2026-03-14T03:00:00Z">
              <w:rPr>
                <w:rFonts w:ascii="Calibri" w:eastAsiaTheme="minorEastAsia" w:hAnsi="Calibri" w:cstheme="minorBidi"/>
                <w:i/>
                <w:color w:val="FF0000"/>
                <w:sz w:val="22"/>
                <w:szCs w:val="22"/>
                <w:lang w:eastAsia="en-US"/>
              </w:rPr>
            </w:rPrChange>
          </w:rPr>
          <w:t xml:space="preserve">applications </w:t>
        </w:r>
      </w:ins>
      <w:r w:rsidRPr="00EF256A">
        <w:rPr>
          <w:rFonts w:ascii="Calibri" w:eastAsiaTheme="minorEastAsia" w:hAnsi="Calibri" w:cstheme="minorBidi"/>
          <w:i/>
          <w:color w:val="FF0000"/>
          <w:sz w:val="22"/>
          <w:szCs w:val="22"/>
          <w:lang w:eastAsia="en-US"/>
        </w:rPr>
        <w:t>to optimise biological asset performance across the cultivation lifecycle.</w:t>
      </w:r>
    </w:p>
    <w:p w14:paraId="0595476F" w14:textId="77777777" w:rsidR="00EF256A" w:rsidRPr="00EF256A" w:rsidRDefault="00EF256A" w:rsidP="00EF256A">
      <w:pPr>
        <w:pStyle w:val="font-claude-response-body"/>
        <w:rPr>
          <w:rFonts w:ascii="Calibri" w:eastAsiaTheme="minorEastAsia" w:hAnsi="Calibri" w:cstheme="minorBidi"/>
          <w:i/>
          <w:color w:val="FF0000"/>
          <w:sz w:val="22"/>
          <w:szCs w:val="22"/>
          <w:lang w:eastAsia="en-US"/>
        </w:rPr>
      </w:pPr>
      <w:r w:rsidRPr="00EF256A">
        <w:rPr>
          <w:rFonts w:ascii="Calibri" w:eastAsiaTheme="minorEastAsia" w:hAnsi="Calibri" w:cstheme="minorBidi"/>
          <w:i/>
          <w:color w:val="FF0000"/>
          <w:sz w:val="22"/>
          <w:szCs w:val="22"/>
          <w:lang w:eastAsia="en-US"/>
        </w:rPr>
        <w:t>The Agroforestry Intelligence platform employs:</w:t>
      </w:r>
    </w:p>
    <w:p w14:paraId="4AE21E41" w14:textId="77777777" w:rsidR="00EF256A" w:rsidRPr="00EF256A" w:rsidRDefault="00EF256A" w:rsidP="00EF256A">
      <w:pPr>
        <w:pStyle w:val="font-claude-response-body"/>
        <w:rPr>
          <w:rFonts w:ascii="Calibri" w:eastAsiaTheme="minorEastAsia" w:hAnsi="Calibri" w:cstheme="minorBidi"/>
          <w:i/>
          <w:color w:val="FF0000"/>
          <w:sz w:val="22"/>
          <w:szCs w:val="22"/>
          <w:lang w:eastAsia="en-US"/>
        </w:rPr>
      </w:pPr>
      <w:r w:rsidRPr="00EF256A">
        <w:rPr>
          <w:rFonts w:ascii="Calibri" w:eastAsiaTheme="minorEastAsia" w:hAnsi="Calibri" w:cstheme="minorBidi"/>
          <w:b/>
          <w:bCs/>
          <w:i/>
          <w:color w:val="FF0000"/>
          <w:sz w:val="22"/>
          <w:szCs w:val="22"/>
          <w:lang w:eastAsia="en-US"/>
        </w:rPr>
        <w:t>Real-time monitoring:</w:t>
      </w:r>
      <w:r w:rsidRPr="00EF256A">
        <w:rPr>
          <w:rFonts w:ascii="Calibri" w:eastAsiaTheme="minorEastAsia" w:hAnsi="Calibri" w:cstheme="minorBidi"/>
          <w:i/>
          <w:color w:val="FF0000"/>
          <w:sz w:val="22"/>
          <w:szCs w:val="22"/>
          <w:lang w:eastAsia="en-US"/>
        </w:rPr>
        <w:t xml:space="preserve"> Soil condition tracking (moisture, nutrients, pH), climate and micro-weather analysis, early pest and disease detection</w:t>
      </w:r>
    </w:p>
    <w:p w14:paraId="5FAF6E8A" w14:textId="77777777" w:rsidR="00EF256A" w:rsidRPr="00EF256A" w:rsidRDefault="00EF256A" w:rsidP="00EF256A">
      <w:pPr>
        <w:pStyle w:val="font-claude-response-body"/>
        <w:rPr>
          <w:rFonts w:ascii="Calibri" w:eastAsiaTheme="minorEastAsia" w:hAnsi="Calibri" w:cstheme="minorBidi"/>
          <w:i/>
          <w:color w:val="FF0000"/>
          <w:sz w:val="22"/>
          <w:szCs w:val="22"/>
          <w:lang w:eastAsia="en-US"/>
        </w:rPr>
      </w:pPr>
      <w:r w:rsidRPr="00EF256A">
        <w:rPr>
          <w:rFonts w:ascii="Calibri" w:eastAsiaTheme="minorEastAsia" w:hAnsi="Calibri" w:cstheme="minorBidi"/>
          <w:b/>
          <w:bCs/>
          <w:i/>
          <w:color w:val="FF0000"/>
          <w:sz w:val="22"/>
          <w:szCs w:val="22"/>
          <w:lang w:eastAsia="en-US"/>
        </w:rPr>
        <w:t>Predictive analytics:</w:t>
      </w:r>
      <w:r w:rsidRPr="00EF256A">
        <w:rPr>
          <w:rFonts w:ascii="Calibri" w:eastAsiaTheme="minorEastAsia" w:hAnsi="Calibri" w:cstheme="minorBidi"/>
          <w:i/>
          <w:color w:val="FF0000"/>
          <w:sz w:val="22"/>
          <w:szCs w:val="22"/>
          <w:lang w:eastAsia="en-US"/>
        </w:rPr>
        <w:t xml:space="preserve"> Growth tracking and yield forecasting, harvest timing optimisation, resource allocation planning</w:t>
      </w:r>
    </w:p>
    <w:p w14:paraId="6830968C" w14:textId="7A6B57C2" w:rsidR="00EF256A" w:rsidRPr="00EF256A" w:rsidRDefault="00EF256A" w:rsidP="00EF256A">
      <w:pPr>
        <w:pStyle w:val="font-claude-response-body"/>
        <w:rPr>
          <w:rFonts w:ascii="Calibri" w:eastAsiaTheme="minorEastAsia" w:hAnsi="Calibri" w:cstheme="minorBidi"/>
          <w:i/>
          <w:color w:val="FF0000"/>
          <w:sz w:val="22"/>
          <w:szCs w:val="22"/>
          <w:lang w:eastAsia="en-US"/>
        </w:rPr>
      </w:pPr>
      <w:r w:rsidRPr="00EF256A">
        <w:rPr>
          <w:rFonts w:ascii="Calibri" w:eastAsiaTheme="minorEastAsia" w:hAnsi="Calibri" w:cstheme="minorBidi"/>
          <w:b/>
          <w:bCs/>
          <w:i/>
          <w:color w:val="FF0000"/>
          <w:sz w:val="22"/>
          <w:szCs w:val="22"/>
          <w:lang w:eastAsia="en-US"/>
        </w:rPr>
        <w:t>Precision agriculture:</w:t>
      </w:r>
      <w:r w:rsidRPr="00EF256A">
        <w:rPr>
          <w:rFonts w:ascii="Calibri" w:eastAsiaTheme="minorEastAsia" w:hAnsi="Calibri" w:cstheme="minorBidi"/>
          <w:i/>
          <w:color w:val="FF0000"/>
          <w:sz w:val="22"/>
          <w:szCs w:val="22"/>
          <w:lang w:eastAsia="en-US"/>
        </w:rPr>
        <w:t xml:space="preserve"> Smart irrigation systems, drone-supported aerial health mapping, targeted input application</w:t>
      </w:r>
      <w:ins w:id="127" w:author="mark quinn" w:date="2026-03-14T11:01:00Z" w16du:dateUtc="2026-03-14T03:01:00Z">
        <w:r w:rsidR="00900281">
          <w:rPr>
            <w:rFonts w:ascii="Calibri" w:eastAsiaTheme="minorEastAsia" w:hAnsi="Calibri" w:cstheme="minorBidi"/>
            <w:i/>
            <w:color w:val="FF0000"/>
            <w:sz w:val="22"/>
            <w:szCs w:val="22"/>
            <w:lang w:eastAsia="en-US"/>
          </w:rPr>
          <w:t xml:space="preserve"> of </w:t>
        </w:r>
        <w:r w:rsidR="00900281" w:rsidRPr="00900281">
          <w:rPr>
            <w:rFonts w:ascii="Calibri" w:eastAsiaTheme="minorEastAsia" w:hAnsi="Calibri" w:cstheme="minorBidi"/>
            <w:i/>
            <w:color w:val="A6A6A6" w:themeColor="background1" w:themeShade="A6"/>
            <w:sz w:val="22"/>
            <w:szCs w:val="22"/>
            <w:lang w:eastAsia="en-US"/>
            <w:rPrChange w:id="128" w:author="mark quinn" w:date="2026-03-14T11:01:00Z" w16du:dateUtc="2026-03-14T03:01:00Z">
              <w:rPr>
                <w:rFonts w:ascii="Calibri" w:eastAsiaTheme="minorEastAsia" w:hAnsi="Calibri" w:cstheme="minorBidi"/>
                <w:i/>
                <w:color w:val="FF0000"/>
                <w:sz w:val="22"/>
                <w:szCs w:val="22"/>
                <w:lang w:eastAsia="en-US"/>
              </w:rPr>
            </w:rPrChange>
          </w:rPr>
          <w:t xml:space="preserve">foliar fertilisation, pesticides and fungicides </w:t>
        </w:r>
      </w:ins>
    </w:p>
    <w:p w14:paraId="2B0C60B6" w14:textId="27F6C4F8" w:rsidR="00EF256A" w:rsidRPr="00EF256A" w:rsidRDefault="00EF256A" w:rsidP="00EF256A">
      <w:pPr>
        <w:pStyle w:val="font-claude-response-body"/>
        <w:rPr>
          <w:rFonts w:ascii="Calibri" w:eastAsiaTheme="minorEastAsia" w:hAnsi="Calibri" w:cstheme="minorBidi"/>
          <w:i/>
          <w:color w:val="FF0000"/>
          <w:sz w:val="22"/>
          <w:szCs w:val="22"/>
          <w:lang w:eastAsia="en-US"/>
        </w:rPr>
      </w:pPr>
      <w:r w:rsidRPr="00EF256A">
        <w:rPr>
          <w:rFonts w:ascii="Calibri" w:eastAsiaTheme="minorEastAsia" w:hAnsi="Calibri" w:cstheme="minorBidi"/>
          <w:i/>
          <w:color w:val="FF0000"/>
          <w:sz w:val="22"/>
          <w:szCs w:val="22"/>
          <w:lang w:eastAsia="en-US"/>
        </w:rPr>
        <w:t>Data analytics, remote sensing, machine learning, and predictive modelling support evidence-based decision-making throughout plantation operations.</w:t>
      </w:r>
      <w:r>
        <w:rPr>
          <w:rFonts w:ascii="Calibri" w:eastAsiaTheme="minorEastAsia" w:hAnsi="Calibri" w:cstheme="minorBidi"/>
          <w:i/>
          <w:color w:val="FF0000"/>
          <w:sz w:val="22"/>
          <w:szCs w:val="22"/>
          <w:lang w:eastAsia="en-US"/>
        </w:rPr>
        <w:t xml:space="preserve"> </w:t>
      </w:r>
      <w:r w:rsidRPr="00EF256A">
        <w:rPr>
          <w:rFonts w:ascii="Calibri" w:eastAsiaTheme="minorEastAsia" w:hAnsi="Calibri" w:cstheme="minorBidi"/>
          <w:i/>
          <w:color w:val="FF0000"/>
          <w:sz w:val="22"/>
          <w:szCs w:val="22"/>
          <w:highlight w:val="yellow"/>
          <w:lang w:eastAsia="en-US"/>
        </w:rPr>
        <w:t>(aligns with the business plan).</w:t>
      </w:r>
    </w:p>
    <w:p w14:paraId="09FA392B" w14:textId="7E997011" w:rsidR="007C7C88" w:rsidRDefault="007D654A">
      <w:r>
        <w:t>______________________________________________________________________</w:t>
      </w:r>
    </w:p>
    <w:p w14:paraId="5F6FEC9A" w14:textId="77777777" w:rsidR="007C7C88" w:rsidRPr="00EF256A" w:rsidRDefault="007D654A">
      <w:pPr>
        <w:rPr>
          <w:color w:val="000000" w:themeColor="text1"/>
        </w:rPr>
      </w:pPr>
      <w:r w:rsidRPr="00EF256A">
        <w:rPr>
          <w:b/>
          <w:color w:val="000000" w:themeColor="text1"/>
        </w:rPr>
        <w:t>Q: What fees does goldenforests.ai charge?</w:t>
      </w:r>
    </w:p>
    <w:p w14:paraId="69370E2F" w14:textId="79AFC747" w:rsidR="00EF256A" w:rsidRPr="00EF256A" w:rsidRDefault="007D654A" w:rsidP="00EF256A">
      <w:pPr>
        <w:rPr>
          <w:color w:val="000000" w:themeColor="text1"/>
        </w:rPr>
      </w:pPr>
      <w:r w:rsidRPr="00EF256A">
        <w:rPr>
          <w:color w:val="000000" w:themeColor="text1"/>
        </w:rPr>
        <w:t>A: We charge a harvest management fee based on your crop type:</w:t>
      </w:r>
      <w:r w:rsidRPr="00EF256A">
        <w:rPr>
          <w:color w:val="000000" w:themeColor="text1"/>
        </w:rPr>
        <w:br/>
      </w:r>
      <w:r w:rsidRPr="00EF256A">
        <w:rPr>
          <w:color w:val="000000" w:themeColor="text1"/>
        </w:rPr>
        <w:br/>
        <w:t>10% of Agarwood harvest proceeds</w:t>
      </w:r>
      <w:r w:rsidRPr="00EF256A">
        <w:rPr>
          <w:color w:val="000000" w:themeColor="text1"/>
        </w:rPr>
        <w:br/>
        <w:t>20% of Mango harvest proceeds</w:t>
      </w:r>
    </w:p>
    <w:p w14:paraId="194D082A" w14:textId="5776444E" w:rsidR="00EF256A" w:rsidRPr="00900281" w:rsidRDefault="00EF256A" w:rsidP="00EF256A">
      <w:pPr>
        <w:pStyle w:val="font-claude-response-body"/>
        <w:rPr>
          <w:rFonts w:ascii="Calibri" w:eastAsiaTheme="minorEastAsia" w:hAnsi="Calibri" w:cstheme="minorBidi"/>
          <w:i/>
          <w:color w:val="A6A6A6" w:themeColor="background1" w:themeShade="A6"/>
          <w:sz w:val="22"/>
          <w:szCs w:val="22"/>
          <w:lang w:eastAsia="en-US"/>
          <w:rPrChange w:id="129" w:author="mark quinn" w:date="2026-03-14T11:02:00Z" w16du:dateUtc="2026-03-14T03:02:00Z">
            <w:rPr>
              <w:rFonts w:ascii="Calibri" w:eastAsiaTheme="minorEastAsia" w:hAnsi="Calibri" w:cstheme="minorBidi"/>
              <w:i/>
              <w:color w:val="FF0000"/>
              <w:sz w:val="22"/>
              <w:szCs w:val="22"/>
              <w:lang w:eastAsia="en-US"/>
            </w:rPr>
          </w:rPrChange>
        </w:rPr>
      </w:pPr>
      <w:r w:rsidRPr="00EF256A">
        <w:rPr>
          <w:rFonts w:ascii="Calibri" w:eastAsiaTheme="minorEastAsia" w:hAnsi="Calibri" w:cstheme="minorBidi"/>
          <w:i/>
          <w:color w:val="FF0000"/>
          <w:sz w:val="22"/>
          <w:szCs w:val="22"/>
          <w:lang w:eastAsia="en-US"/>
        </w:rPr>
        <w:t xml:space="preserve">We earn only when your trees produce. No hidden fees or annual management </w:t>
      </w:r>
      <w:proofErr w:type="gramStart"/>
      <w:r w:rsidRPr="00EF256A">
        <w:rPr>
          <w:rFonts w:ascii="Calibri" w:eastAsiaTheme="minorEastAsia" w:hAnsi="Calibri" w:cstheme="minorBidi"/>
          <w:i/>
          <w:color w:val="FF0000"/>
          <w:sz w:val="22"/>
          <w:szCs w:val="22"/>
          <w:lang w:eastAsia="en-US"/>
        </w:rPr>
        <w:t>charges.</w:t>
      </w:r>
      <w:r w:rsidRPr="00EF256A">
        <w:rPr>
          <w:rFonts w:ascii="Calibri" w:eastAsiaTheme="minorEastAsia" w:hAnsi="Calibri" w:cstheme="minorBidi"/>
          <w:i/>
          <w:color w:val="FF0000"/>
          <w:sz w:val="22"/>
          <w:szCs w:val="22"/>
          <w:highlight w:val="yellow"/>
          <w:lang w:eastAsia="en-US"/>
        </w:rPr>
        <w:t>(</w:t>
      </w:r>
      <w:proofErr w:type="gramEnd"/>
      <w:r w:rsidRPr="00EF256A">
        <w:rPr>
          <w:rFonts w:ascii="Calibri" w:eastAsiaTheme="minorEastAsia" w:hAnsi="Calibri" w:cstheme="minorBidi"/>
          <w:i/>
          <w:color w:val="FF0000"/>
          <w:sz w:val="22"/>
          <w:szCs w:val="22"/>
          <w:highlight w:val="yellow"/>
          <w:lang w:eastAsia="en-US"/>
        </w:rPr>
        <w:t>suggested addition)</w:t>
      </w:r>
      <w:ins w:id="130" w:author="mark quinn" w:date="2026-03-14T11:02:00Z" w16du:dateUtc="2026-03-14T03:02:00Z">
        <w:r w:rsidR="00900281">
          <w:rPr>
            <w:rFonts w:ascii="Calibri" w:eastAsiaTheme="minorEastAsia" w:hAnsi="Calibri" w:cstheme="minorBidi"/>
            <w:i/>
            <w:color w:val="FF0000"/>
            <w:sz w:val="22"/>
            <w:szCs w:val="22"/>
            <w:lang w:eastAsia="en-US"/>
          </w:rPr>
          <w:t xml:space="preserve"> </w:t>
        </w:r>
        <w:r w:rsidR="00900281" w:rsidRPr="00900281">
          <w:rPr>
            <w:rFonts w:ascii="Calibri" w:eastAsiaTheme="minorEastAsia" w:hAnsi="Calibri" w:cstheme="minorBidi"/>
            <w:i/>
            <w:color w:val="A6A6A6" w:themeColor="background1" w:themeShade="A6"/>
            <w:sz w:val="22"/>
            <w:szCs w:val="22"/>
            <w:lang w:eastAsia="en-US"/>
            <w:rPrChange w:id="131" w:author="mark quinn" w:date="2026-03-14T11:02:00Z" w16du:dateUtc="2026-03-14T03:02:00Z">
              <w:rPr>
                <w:rFonts w:ascii="Calibri" w:eastAsiaTheme="minorEastAsia" w:hAnsi="Calibri" w:cstheme="minorBidi"/>
                <w:i/>
                <w:color w:val="FF0000"/>
                <w:sz w:val="22"/>
                <w:szCs w:val="22"/>
                <w:lang w:eastAsia="en-US"/>
              </w:rPr>
            </w:rPrChange>
          </w:rPr>
          <w:t>include</w:t>
        </w:r>
      </w:ins>
    </w:p>
    <w:p w14:paraId="63D4C2CF" w14:textId="6A162599" w:rsidR="007C7C88" w:rsidRPr="00EF256A" w:rsidRDefault="007D654A" w:rsidP="00EF256A">
      <w:pPr>
        <w:pStyle w:val="font-claude-response-body"/>
        <w:rPr>
          <w:rFonts w:ascii="Calibri" w:eastAsiaTheme="minorEastAsia" w:hAnsi="Calibri" w:cstheme="minorBidi"/>
          <w:i/>
          <w:color w:val="FF0000"/>
          <w:sz w:val="22"/>
          <w:szCs w:val="22"/>
          <w:lang w:eastAsia="en-US"/>
        </w:rPr>
      </w:pPr>
      <w:r>
        <w:rPr>
          <w:color w:val="FF0000"/>
        </w:rPr>
        <w:br/>
      </w:r>
      <w:r w:rsidRPr="00EF256A">
        <w:rPr>
          <w:color w:val="000000" w:themeColor="text1"/>
        </w:rPr>
        <w:t xml:space="preserve">This model will ensure our interests are fully aligned with yours: </w:t>
      </w:r>
      <w:del w:id="132" w:author="mark quinn" w:date="2026-03-14T11:02:00Z" w16du:dateUtc="2026-03-14T03:02:00Z">
        <w:r w:rsidRPr="00900281" w:rsidDel="00900281">
          <w:rPr>
            <w:color w:val="A6A6A6" w:themeColor="background1" w:themeShade="A6"/>
            <w:rPrChange w:id="133" w:author="mark quinn" w:date="2026-03-14T11:02:00Z" w16du:dateUtc="2026-03-14T03:02:00Z">
              <w:rPr>
                <w:color w:val="000000" w:themeColor="text1"/>
              </w:rPr>
            </w:rPrChange>
          </w:rPr>
          <w:delText xml:space="preserve">the </w:delText>
        </w:r>
      </w:del>
      <w:r w:rsidRPr="00EF256A">
        <w:rPr>
          <w:color w:val="000000" w:themeColor="text1"/>
        </w:rPr>
        <w:t>higher</w:t>
      </w:r>
      <w:ins w:id="134" w:author="mark quinn" w:date="2026-03-14T11:02:00Z" w16du:dateUtc="2026-03-14T03:02:00Z">
        <w:r w:rsidR="00900281">
          <w:rPr>
            <w:color w:val="000000" w:themeColor="text1"/>
          </w:rPr>
          <w:t xml:space="preserve"> </w:t>
        </w:r>
        <w:r w:rsidR="00900281" w:rsidRPr="00900281">
          <w:rPr>
            <w:color w:val="A6A6A6" w:themeColor="background1" w:themeShade="A6"/>
            <w:rPrChange w:id="135" w:author="mark quinn" w:date="2026-03-14T11:02:00Z" w16du:dateUtc="2026-03-14T03:02:00Z">
              <w:rPr>
                <w:color w:val="000000" w:themeColor="text1"/>
              </w:rPr>
            </w:rPrChange>
          </w:rPr>
          <w:t>the yield and higher</w:t>
        </w:r>
      </w:ins>
      <w:r w:rsidRPr="00900281">
        <w:rPr>
          <w:color w:val="A6A6A6" w:themeColor="background1" w:themeShade="A6"/>
          <w:rPrChange w:id="136" w:author="mark quinn" w:date="2026-03-14T11:02:00Z" w16du:dateUtc="2026-03-14T03:02:00Z">
            <w:rPr>
              <w:color w:val="000000" w:themeColor="text1"/>
            </w:rPr>
          </w:rPrChange>
        </w:rPr>
        <w:t xml:space="preserve"> </w:t>
      </w:r>
      <w:r w:rsidRPr="00EF256A">
        <w:rPr>
          <w:color w:val="000000" w:themeColor="text1"/>
        </w:rPr>
        <w:t xml:space="preserve">the sales price, the better for both the investor and </w:t>
      </w:r>
      <w:r w:rsidR="00EF256A" w:rsidRPr="00EF256A">
        <w:rPr>
          <w:color w:val="000000" w:themeColor="text1"/>
        </w:rPr>
        <w:t>Golden Forests.</w:t>
      </w:r>
    </w:p>
    <w:p w14:paraId="32FC682C" w14:textId="77777777" w:rsidR="007C7C88" w:rsidRDefault="007D654A">
      <w:r>
        <w:lastRenderedPageBreak/>
        <w:t>______________________________________________________________________</w:t>
      </w:r>
    </w:p>
    <w:p w14:paraId="633CC7BF" w14:textId="77777777" w:rsidR="00EF256A" w:rsidRPr="00787AC7" w:rsidRDefault="00EF256A" w:rsidP="00EF256A">
      <w:pPr>
        <w:pStyle w:val="font-claude-response-body"/>
        <w:rPr>
          <w:rFonts w:ascii="Calibri" w:eastAsiaTheme="minorEastAsia" w:hAnsi="Calibri" w:cstheme="minorBidi"/>
          <w:iCs/>
          <w:color w:val="000000" w:themeColor="text1"/>
          <w:sz w:val="22"/>
          <w:szCs w:val="22"/>
          <w:lang w:eastAsia="en-US"/>
        </w:rPr>
      </w:pPr>
      <w:r w:rsidRPr="00787AC7">
        <w:rPr>
          <w:rFonts w:ascii="Calibri" w:eastAsiaTheme="minorEastAsia" w:hAnsi="Calibri" w:cstheme="minorBidi"/>
          <w:b/>
          <w:bCs/>
          <w:iCs/>
          <w:color w:val="000000" w:themeColor="text1"/>
          <w:sz w:val="22"/>
          <w:szCs w:val="22"/>
          <w:lang w:eastAsia="en-US"/>
        </w:rPr>
        <w:t>Q: How does Golden Forests ensure water supply for plantations?</w:t>
      </w:r>
    </w:p>
    <w:p w14:paraId="1AB2338F" w14:textId="50D634C4" w:rsidR="00EF256A" w:rsidRPr="00787AC7" w:rsidRDefault="00EF256A" w:rsidP="00EF256A">
      <w:pPr>
        <w:pStyle w:val="font-claude-response-body"/>
        <w:rPr>
          <w:rFonts w:ascii="Calibri" w:eastAsiaTheme="minorEastAsia" w:hAnsi="Calibri" w:cstheme="minorBidi"/>
          <w:iCs/>
          <w:color w:val="000000" w:themeColor="text1"/>
          <w:sz w:val="22"/>
          <w:szCs w:val="22"/>
          <w:lang w:eastAsia="en-US"/>
        </w:rPr>
      </w:pPr>
      <w:r w:rsidRPr="00787AC7">
        <w:rPr>
          <w:rFonts w:ascii="Calibri" w:eastAsiaTheme="minorEastAsia" w:hAnsi="Calibri" w:cstheme="minorBidi"/>
          <w:b/>
          <w:bCs/>
          <w:iCs/>
          <w:color w:val="000000" w:themeColor="text1"/>
          <w:sz w:val="22"/>
          <w:szCs w:val="22"/>
          <w:lang w:eastAsia="en-US"/>
        </w:rPr>
        <w:t>A:</w:t>
      </w:r>
      <w:r w:rsidRPr="00787AC7">
        <w:rPr>
          <w:rFonts w:ascii="Calibri" w:eastAsiaTheme="minorEastAsia" w:hAnsi="Calibri" w:cstheme="minorBidi"/>
          <w:iCs/>
          <w:color w:val="000000" w:themeColor="text1"/>
          <w:sz w:val="22"/>
          <w:szCs w:val="22"/>
          <w:lang w:eastAsia="en-US"/>
        </w:rPr>
        <w:t xml:space="preserve"> All plantations are fitted with irrigation and drainage systems</w:t>
      </w:r>
      <w:ins w:id="137" w:author="mark quinn" w:date="2026-03-14T11:03:00Z" w16du:dateUtc="2026-03-14T03:03:00Z">
        <w:r w:rsidR="00900281">
          <w:rPr>
            <w:rFonts w:ascii="Calibri" w:eastAsiaTheme="minorEastAsia" w:hAnsi="Calibri" w:cstheme="minorBidi"/>
            <w:iCs/>
            <w:color w:val="000000" w:themeColor="text1"/>
            <w:sz w:val="22"/>
            <w:szCs w:val="22"/>
            <w:lang w:eastAsia="en-US"/>
          </w:rPr>
          <w:t xml:space="preserve">, </w:t>
        </w:r>
        <w:r w:rsidR="00900281" w:rsidRPr="00900281">
          <w:rPr>
            <w:rFonts w:ascii="Calibri" w:eastAsiaTheme="minorEastAsia" w:hAnsi="Calibri" w:cstheme="minorBidi"/>
            <w:iCs/>
            <w:color w:val="A6A6A6" w:themeColor="background1" w:themeShade="A6"/>
            <w:sz w:val="22"/>
            <w:szCs w:val="22"/>
            <w:lang w:eastAsia="en-US"/>
            <w:rPrChange w:id="138" w:author="mark quinn" w:date="2026-03-14T11:04:00Z" w16du:dateUtc="2026-03-14T03:04:00Z">
              <w:rPr>
                <w:rFonts w:ascii="Calibri" w:eastAsiaTheme="minorEastAsia" w:hAnsi="Calibri" w:cstheme="minorBidi"/>
                <w:iCs/>
                <w:color w:val="000000" w:themeColor="text1"/>
                <w:sz w:val="22"/>
                <w:szCs w:val="22"/>
                <w:lang w:eastAsia="en-US"/>
              </w:rPr>
            </w:rPrChange>
          </w:rPr>
          <w:t xml:space="preserve">supplied from </w:t>
        </w:r>
      </w:ins>
      <w:ins w:id="139" w:author="mark quinn" w:date="2026-03-14T11:04:00Z" w16du:dateUtc="2026-03-14T03:04:00Z">
        <w:r w:rsidR="00900281" w:rsidRPr="00900281">
          <w:rPr>
            <w:rFonts w:ascii="Calibri" w:eastAsiaTheme="minorEastAsia" w:hAnsi="Calibri" w:cstheme="minorBidi"/>
            <w:iCs/>
            <w:color w:val="A6A6A6" w:themeColor="background1" w:themeShade="A6"/>
            <w:sz w:val="22"/>
            <w:szCs w:val="22"/>
            <w:lang w:eastAsia="en-US"/>
            <w:rPrChange w:id="140" w:author="mark quinn" w:date="2026-03-14T11:04:00Z" w16du:dateUtc="2026-03-14T03:04:00Z">
              <w:rPr>
                <w:rFonts w:ascii="Calibri" w:eastAsiaTheme="minorEastAsia" w:hAnsi="Calibri" w:cstheme="minorBidi"/>
                <w:iCs/>
                <w:color w:val="000000" w:themeColor="text1"/>
                <w:sz w:val="22"/>
                <w:szCs w:val="22"/>
                <w:lang w:eastAsia="en-US"/>
              </w:rPr>
            </w:rPrChange>
          </w:rPr>
          <w:t xml:space="preserve">constructed </w:t>
        </w:r>
      </w:ins>
      <w:ins w:id="141" w:author="mark quinn" w:date="2026-03-14T11:03:00Z" w16du:dateUtc="2026-03-14T03:03:00Z">
        <w:r w:rsidR="00900281" w:rsidRPr="00900281">
          <w:rPr>
            <w:rFonts w:ascii="Calibri" w:eastAsiaTheme="minorEastAsia" w:hAnsi="Calibri" w:cstheme="minorBidi"/>
            <w:iCs/>
            <w:color w:val="A6A6A6" w:themeColor="background1" w:themeShade="A6"/>
            <w:sz w:val="22"/>
            <w:szCs w:val="22"/>
            <w:lang w:eastAsia="en-US"/>
            <w:rPrChange w:id="142" w:author="mark quinn" w:date="2026-03-14T11:04:00Z" w16du:dateUtc="2026-03-14T03:04:00Z">
              <w:rPr>
                <w:rFonts w:ascii="Calibri" w:eastAsiaTheme="minorEastAsia" w:hAnsi="Calibri" w:cstheme="minorBidi"/>
                <w:iCs/>
                <w:color w:val="000000" w:themeColor="text1"/>
                <w:sz w:val="22"/>
                <w:szCs w:val="22"/>
                <w:lang w:eastAsia="en-US"/>
              </w:rPr>
            </w:rPrChange>
          </w:rPr>
          <w:t>bor</w:t>
        </w:r>
      </w:ins>
      <w:ins w:id="143" w:author="mark quinn" w:date="2026-03-14T11:04:00Z" w16du:dateUtc="2026-03-14T03:04:00Z">
        <w:r w:rsidR="00900281" w:rsidRPr="00900281">
          <w:rPr>
            <w:rFonts w:ascii="Calibri" w:eastAsiaTheme="minorEastAsia" w:hAnsi="Calibri" w:cstheme="minorBidi"/>
            <w:iCs/>
            <w:color w:val="A6A6A6" w:themeColor="background1" w:themeShade="A6"/>
            <w:sz w:val="22"/>
            <w:szCs w:val="22"/>
            <w:lang w:eastAsia="en-US"/>
            <w:rPrChange w:id="144" w:author="mark quinn" w:date="2026-03-14T11:04:00Z" w16du:dateUtc="2026-03-14T03:04:00Z">
              <w:rPr>
                <w:rFonts w:ascii="Calibri" w:eastAsiaTheme="minorEastAsia" w:hAnsi="Calibri" w:cstheme="minorBidi"/>
                <w:iCs/>
                <w:color w:val="000000" w:themeColor="text1"/>
                <w:sz w:val="22"/>
                <w:szCs w:val="22"/>
                <w:lang w:eastAsia="en-US"/>
              </w:rPr>
            </w:rPrChange>
          </w:rPr>
          <w:t>e</w:t>
        </w:r>
      </w:ins>
      <w:ins w:id="145" w:author="mark quinn" w:date="2026-03-14T11:03:00Z" w16du:dateUtc="2026-03-14T03:03:00Z">
        <w:r w:rsidR="00900281" w:rsidRPr="00900281">
          <w:rPr>
            <w:rFonts w:ascii="Calibri" w:eastAsiaTheme="minorEastAsia" w:hAnsi="Calibri" w:cstheme="minorBidi"/>
            <w:iCs/>
            <w:color w:val="A6A6A6" w:themeColor="background1" w:themeShade="A6"/>
            <w:sz w:val="22"/>
            <w:szCs w:val="22"/>
            <w:lang w:eastAsia="en-US"/>
            <w:rPrChange w:id="146" w:author="mark quinn" w:date="2026-03-14T11:04:00Z" w16du:dateUtc="2026-03-14T03:04:00Z">
              <w:rPr>
                <w:rFonts w:ascii="Calibri" w:eastAsiaTheme="minorEastAsia" w:hAnsi="Calibri" w:cstheme="minorBidi"/>
                <w:iCs/>
                <w:color w:val="000000" w:themeColor="text1"/>
                <w:sz w:val="22"/>
                <w:szCs w:val="22"/>
                <w:lang w:eastAsia="en-US"/>
              </w:rPr>
            </w:rPrChange>
          </w:rPr>
          <w:t>w</w:t>
        </w:r>
      </w:ins>
      <w:ins w:id="147" w:author="mark quinn" w:date="2026-03-14T11:04:00Z" w16du:dateUtc="2026-03-14T03:04:00Z">
        <w:r w:rsidR="00900281" w:rsidRPr="00900281">
          <w:rPr>
            <w:rFonts w:ascii="Calibri" w:eastAsiaTheme="minorEastAsia" w:hAnsi="Calibri" w:cstheme="minorBidi"/>
            <w:iCs/>
            <w:color w:val="A6A6A6" w:themeColor="background1" w:themeShade="A6"/>
            <w:sz w:val="22"/>
            <w:szCs w:val="22"/>
            <w:lang w:eastAsia="en-US"/>
            <w:rPrChange w:id="148" w:author="mark quinn" w:date="2026-03-14T11:04:00Z" w16du:dateUtc="2026-03-14T03:04:00Z">
              <w:rPr>
                <w:rFonts w:ascii="Calibri" w:eastAsiaTheme="minorEastAsia" w:hAnsi="Calibri" w:cstheme="minorBidi"/>
                <w:iCs/>
                <w:color w:val="000000" w:themeColor="text1"/>
                <w:sz w:val="22"/>
                <w:szCs w:val="22"/>
                <w:lang w:eastAsia="en-US"/>
              </w:rPr>
            </w:rPrChange>
          </w:rPr>
          <w:t>ells</w:t>
        </w:r>
      </w:ins>
      <w:r w:rsidRPr="00787AC7">
        <w:rPr>
          <w:rFonts w:ascii="Calibri" w:eastAsiaTheme="minorEastAsia" w:hAnsi="Calibri" w:cstheme="minorBidi"/>
          <w:iCs/>
          <w:color w:val="000000" w:themeColor="text1"/>
          <w:sz w:val="22"/>
          <w:szCs w:val="22"/>
          <w:lang w:eastAsia="en-US"/>
        </w:rPr>
        <w:t xml:space="preserve"> connected to solar-powered </w:t>
      </w:r>
      <w:del w:id="149" w:author="mark quinn" w:date="2026-03-14T11:04:00Z" w16du:dateUtc="2026-03-14T03:04:00Z">
        <w:r w:rsidRPr="00900281" w:rsidDel="00900281">
          <w:rPr>
            <w:rFonts w:ascii="Calibri" w:eastAsiaTheme="minorEastAsia" w:hAnsi="Calibri" w:cstheme="minorBidi"/>
            <w:iCs/>
            <w:color w:val="A6A6A6" w:themeColor="background1" w:themeShade="A6"/>
            <w:sz w:val="22"/>
            <w:szCs w:val="22"/>
            <w:lang w:eastAsia="en-US"/>
            <w:rPrChange w:id="150" w:author="mark quinn" w:date="2026-03-14T11:04:00Z" w16du:dateUtc="2026-03-14T03:04:00Z">
              <w:rPr>
                <w:rFonts w:ascii="Calibri" w:eastAsiaTheme="minorEastAsia" w:hAnsi="Calibri" w:cstheme="minorBidi"/>
                <w:iCs/>
                <w:color w:val="000000" w:themeColor="text1"/>
                <w:sz w:val="22"/>
                <w:szCs w:val="22"/>
                <w:lang w:eastAsia="en-US"/>
              </w:rPr>
            </w:rPrChange>
          </w:rPr>
          <w:delText xml:space="preserve">wells and </w:delText>
        </w:r>
      </w:del>
      <w:r w:rsidRPr="00787AC7">
        <w:rPr>
          <w:rFonts w:ascii="Calibri" w:eastAsiaTheme="minorEastAsia" w:hAnsi="Calibri" w:cstheme="minorBidi"/>
          <w:iCs/>
          <w:color w:val="000000" w:themeColor="text1"/>
          <w:sz w:val="22"/>
          <w:szCs w:val="22"/>
          <w:lang w:eastAsia="en-US"/>
        </w:rPr>
        <w:t xml:space="preserve">pumps, ensuring a consistent and sustainable water supply year-round. </w:t>
      </w:r>
    </w:p>
    <w:p w14:paraId="493C74BA" w14:textId="77777777" w:rsidR="007C7C88" w:rsidRDefault="007D654A">
      <w:r>
        <w:t>______________________________________________________________________</w:t>
      </w:r>
    </w:p>
    <w:p w14:paraId="2F56F0AB" w14:textId="77777777" w:rsidR="007C7C88" w:rsidRPr="00EF256A" w:rsidRDefault="007D654A">
      <w:pPr>
        <w:rPr>
          <w:rFonts w:cs="Times New Roman (Body CS)"/>
          <w:strike/>
        </w:rPr>
      </w:pPr>
      <w:r w:rsidRPr="00EF256A">
        <w:rPr>
          <w:rFonts w:cs="Times New Roman (Body CS)"/>
          <w:b/>
          <w:strike/>
        </w:rPr>
        <w:t>Q: If the investment is so profitable, why does the company sell trees?</w:t>
      </w:r>
    </w:p>
    <w:p w14:paraId="355B9595" w14:textId="0789FDDC" w:rsidR="007C7C88" w:rsidRPr="00900281" w:rsidRDefault="007D654A">
      <w:pPr>
        <w:rPr>
          <w:rFonts w:cs="Times New Roman (Body CS)"/>
          <w:strike/>
          <w:color w:val="A6A6A6" w:themeColor="background1" w:themeShade="A6"/>
          <w:rPrChange w:id="151" w:author="mark quinn" w:date="2026-03-14T11:07:00Z" w16du:dateUtc="2026-03-14T03:07:00Z">
            <w:rPr>
              <w:rFonts w:cs="Times New Roman (Body CS)"/>
              <w:strike/>
            </w:rPr>
          </w:rPrChange>
        </w:rPr>
      </w:pPr>
      <w:r w:rsidRPr="00EF256A">
        <w:rPr>
          <w:rFonts w:cs="Times New Roman (Body CS)"/>
          <w:strike/>
        </w:rPr>
        <w:t>A: Unlike many companies that raise capital by selling shares or taking on debt, goldenforests.ai chooses to stay private and debt-free.</w:t>
      </w:r>
      <w:r w:rsidRPr="00EF256A">
        <w:rPr>
          <w:rFonts w:cs="Times New Roman (Body CS)"/>
          <w:strike/>
        </w:rPr>
        <w:br/>
      </w:r>
      <w:r w:rsidRPr="00EF256A">
        <w:rPr>
          <w:rFonts w:cs="Times New Roman (Body CS)"/>
          <w:strike/>
        </w:rPr>
        <w:br/>
        <w:t>By selling selected high-performance trees to investors, we: Avoid external borrowing, Maintain full ownership and control, Allow investors to share in the profits of sustainable plantations.</w:t>
      </w:r>
      <w:r w:rsidRPr="00EF256A">
        <w:rPr>
          <w:rFonts w:cs="Times New Roman (Body CS)"/>
          <w:strike/>
        </w:rPr>
        <w:br/>
      </w:r>
      <w:r w:rsidRPr="00EF256A">
        <w:rPr>
          <w:rFonts w:cs="Times New Roman (Body CS)"/>
          <w:strike/>
        </w:rPr>
        <w:br/>
        <w:t xml:space="preserve">This model will ensure our interests are fully aligned with yours: the higher the sales price, the better for both the investor and </w:t>
      </w:r>
      <w:proofErr w:type="spellStart"/>
      <w:r w:rsidRPr="00EF256A">
        <w:rPr>
          <w:rFonts w:cs="Times New Roman (Body CS)"/>
          <w:strike/>
        </w:rPr>
        <w:t>goldenforests</w:t>
      </w:r>
      <w:proofErr w:type="spellEnd"/>
      <w:r w:rsidRPr="00EF256A">
        <w:rPr>
          <w:rFonts w:cs="Times New Roman (Body CS)"/>
          <w:strike/>
        </w:rPr>
        <w:t>.</w:t>
      </w:r>
      <w:r w:rsidR="00EF256A">
        <w:rPr>
          <w:rFonts w:cs="Times New Roman (Body CS)"/>
          <w:strike/>
        </w:rPr>
        <w:t xml:space="preserve"> </w:t>
      </w:r>
      <w:r w:rsidR="00EF256A" w:rsidRPr="00EF256A">
        <w:rPr>
          <w:rFonts w:cs="Times New Roman (Body CS)"/>
          <w:highlight w:val="green"/>
        </w:rPr>
        <w:t xml:space="preserve">REPEATED FROM FEES </w:t>
      </w:r>
      <w:proofErr w:type="spellStart"/>
      <w:r w:rsidR="00EF256A" w:rsidRPr="00900281">
        <w:rPr>
          <w:rFonts w:cs="Times New Roman (Body CS)"/>
          <w:color w:val="A6A6A6" w:themeColor="background1" w:themeShade="A6"/>
          <w:highlight w:val="green"/>
          <w:rPrChange w:id="152" w:author="mark quinn" w:date="2026-03-14T11:07:00Z" w16du:dateUtc="2026-03-14T03:07:00Z">
            <w:rPr>
              <w:rFonts w:cs="Times New Roman (Body CS)"/>
              <w:highlight w:val="green"/>
            </w:rPr>
          </w:rPrChange>
        </w:rPr>
        <w:t>SECTION</w:t>
      </w:r>
      <w:ins w:id="153" w:author="mark quinn" w:date="2026-03-14T11:07:00Z" w16du:dateUtc="2026-03-14T03:07:00Z">
        <w:r w:rsidR="00900281" w:rsidRPr="00900281">
          <w:rPr>
            <w:rFonts w:cs="Times New Roman (Body CS)"/>
            <w:color w:val="A6A6A6" w:themeColor="background1" w:themeShade="A6"/>
            <w:rPrChange w:id="154" w:author="mark quinn" w:date="2026-03-14T11:07:00Z" w16du:dateUtc="2026-03-14T03:07:00Z">
              <w:rPr>
                <w:rFonts w:cs="Times New Roman (Body CS)"/>
              </w:rPr>
            </w:rPrChange>
          </w:rPr>
          <w:t>Agreed</w:t>
        </w:r>
        <w:proofErr w:type="spellEnd"/>
        <w:r w:rsidR="00900281" w:rsidRPr="00900281">
          <w:rPr>
            <w:rFonts w:cs="Times New Roman (Body CS)"/>
            <w:color w:val="A6A6A6" w:themeColor="background1" w:themeShade="A6"/>
            <w:rPrChange w:id="155" w:author="mark quinn" w:date="2026-03-14T11:07:00Z" w16du:dateUtc="2026-03-14T03:07:00Z">
              <w:rPr>
                <w:rFonts w:cs="Times New Roman (Body CS)"/>
              </w:rPr>
            </w:rPrChange>
          </w:rPr>
          <w:t>. Stupid bloody question!!</w:t>
        </w:r>
      </w:ins>
    </w:p>
    <w:p w14:paraId="15863738" w14:textId="77777777" w:rsidR="007C7C88" w:rsidRDefault="007D654A">
      <w:r>
        <w:t>______________________________________________________________________</w:t>
      </w:r>
    </w:p>
    <w:p w14:paraId="59011AC3" w14:textId="77777777" w:rsidR="007C7C88" w:rsidRDefault="007D654A">
      <w:r>
        <w:rPr>
          <w:b/>
          <w:color w:val="0000FF"/>
        </w:rPr>
        <w:t>Q: What costs are included in the tree purchase price? [NEW FAQ]</w:t>
      </w:r>
    </w:p>
    <w:p w14:paraId="1A6C8641" w14:textId="02BEB16B" w:rsidR="007C7C88" w:rsidRPr="00EF256A" w:rsidRDefault="007D654A">
      <w:pPr>
        <w:rPr>
          <w:color w:val="0000FF"/>
        </w:rPr>
      </w:pPr>
      <w:r>
        <w:rPr>
          <w:color w:val="0000FF"/>
        </w:rPr>
        <w:t>A: Your per-tree pricing includes comprehensive lifecycle services:</w:t>
      </w:r>
      <w:r>
        <w:rPr>
          <w:color w:val="0000FF"/>
        </w:rPr>
        <w:br/>
      </w:r>
      <w:r>
        <w:rPr>
          <w:color w:val="0000FF"/>
        </w:rPr>
        <w:br/>
        <w:t xml:space="preserve">Both </w:t>
      </w:r>
      <w:r w:rsidR="00787AC7">
        <w:rPr>
          <w:color w:val="0000FF"/>
        </w:rPr>
        <w:t>A</w:t>
      </w:r>
      <w:r>
        <w:rPr>
          <w:color w:val="0000FF"/>
        </w:rPr>
        <w:t xml:space="preserve">garwood and </w:t>
      </w:r>
      <w:r w:rsidR="00787AC7">
        <w:rPr>
          <w:color w:val="0000FF"/>
        </w:rPr>
        <w:t>M</w:t>
      </w:r>
      <w:r>
        <w:rPr>
          <w:color w:val="0000FF"/>
        </w:rPr>
        <w:t xml:space="preserve">ango: </w:t>
      </w:r>
      <w:r w:rsidR="00EF256A">
        <w:rPr>
          <w:color w:val="0000FF"/>
        </w:rPr>
        <w:t>l</w:t>
      </w:r>
      <w:r>
        <w:rPr>
          <w:color w:val="0000FF"/>
        </w:rPr>
        <w:t xml:space="preserve">and securitisation and preparation, </w:t>
      </w:r>
      <w:r w:rsidR="00EF256A">
        <w:rPr>
          <w:color w:val="0000FF"/>
        </w:rPr>
        <w:t>i</w:t>
      </w:r>
      <w:r>
        <w:rPr>
          <w:color w:val="0000FF"/>
        </w:rPr>
        <w:t xml:space="preserve">nfrastructure development, </w:t>
      </w:r>
      <w:r w:rsidR="00EF256A">
        <w:rPr>
          <w:color w:val="0000FF"/>
        </w:rPr>
        <w:t>p</w:t>
      </w:r>
      <w:r>
        <w:rPr>
          <w:color w:val="0000FF"/>
        </w:rPr>
        <w:t xml:space="preserve">lanting and establishment, </w:t>
      </w:r>
      <w:r w:rsidR="00EF256A">
        <w:rPr>
          <w:color w:val="0000FF"/>
        </w:rPr>
        <w:t>o</w:t>
      </w:r>
      <w:r>
        <w:rPr>
          <w:color w:val="0000FF"/>
        </w:rPr>
        <w:t xml:space="preserve">ngoing tree care and monitoring, </w:t>
      </w:r>
      <w:r w:rsidR="00EF256A">
        <w:rPr>
          <w:color w:val="0000FF"/>
        </w:rPr>
        <w:t>h</w:t>
      </w:r>
      <w:r>
        <w:rPr>
          <w:color w:val="0000FF"/>
        </w:rPr>
        <w:t xml:space="preserve">arvesting, processing, grading, </w:t>
      </w:r>
      <w:r w:rsidR="00EF256A">
        <w:rPr>
          <w:color w:val="0000FF"/>
        </w:rPr>
        <w:t>e</w:t>
      </w:r>
      <w:r>
        <w:rPr>
          <w:color w:val="0000FF"/>
        </w:rPr>
        <w:t>xport logistics</w:t>
      </w:r>
      <w:r>
        <w:rPr>
          <w:color w:val="0000FF"/>
        </w:rPr>
        <w:br/>
      </w:r>
      <w:r>
        <w:rPr>
          <w:color w:val="0000FF"/>
        </w:rPr>
        <w:br/>
        <w:t xml:space="preserve">Agarwood-specific: DNA-verified seedlings, </w:t>
      </w:r>
      <w:r w:rsidR="00787AC7">
        <w:rPr>
          <w:color w:val="0000FF"/>
        </w:rPr>
        <w:t>I</w:t>
      </w:r>
      <w:r>
        <w:rPr>
          <w:color w:val="0000FF"/>
        </w:rPr>
        <w:t xml:space="preserve">noculation services (years 7-8), </w:t>
      </w:r>
      <w:r w:rsidR="00EF256A">
        <w:rPr>
          <w:color w:val="0000FF"/>
        </w:rPr>
        <w:t>e</w:t>
      </w:r>
      <w:r>
        <w:rPr>
          <w:color w:val="0000FF"/>
        </w:rPr>
        <w:t xml:space="preserve">xtraction </w:t>
      </w:r>
      <w:ins w:id="156" w:author="mark quinn" w:date="2026-03-14T11:08:00Z" w16du:dateUtc="2026-03-14T03:08:00Z">
        <w:r w:rsidR="00900281">
          <w:rPr>
            <w:color w:val="0000FF"/>
          </w:rPr>
          <w:t xml:space="preserve">and harvesting </w:t>
        </w:r>
      </w:ins>
      <w:r>
        <w:rPr>
          <w:color w:val="0000FF"/>
        </w:rPr>
        <w:t>services (years 9-10)</w:t>
      </w:r>
      <w:r>
        <w:rPr>
          <w:color w:val="0000FF"/>
        </w:rPr>
        <w:br/>
      </w:r>
      <w:r>
        <w:rPr>
          <w:color w:val="0000FF"/>
        </w:rPr>
        <w:br/>
        <w:t xml:space="preserve">Mango-specific: </w:t>
      </w:r>
      <w:r w:rsidR="00EF256A">
        <w:rPr>
          <w:color w:val="0000FF"/>
        </w:rPr>
        <w:t>g</w:t>
      </w:r>
      <w:r>
        <w:rPr>
          <w:color w:val="0000FF"/>
        </w:rPr>
        <w:t xml:space="preserve">rafted cultivars (Sweet Elena Carabao), </w:t>
      </w:r>
      <w:r w:rsidR="00EF256A">
        <w:rPr>
          <w:color w:val="0000FF"/>
        </w:rPr>
        <w:t>i</w:t>
      </w:r>
      <w:r>
        <w:rPr>
          <w:color w:val="0000FF"/>
        </w:rPr>
        <w:t>nduced flowering management</w:t>
      </w:r>
      <w:r>
        <w:rPr>
          <w:color w:val="0000FF"/>
        </w:rPr>
        <w:br/>
      </w:r>
      <w:r>
        <w:rPr>
          <w:color w:val="0000FF"/>
        </w:rPr>
        <w:br/>
        <w:t>All major</w:t>
      </w:r>
      <w:ins w:id="157" w:author="mark quinn" w:date="2026-03-14T11:09:00Z" w16du:dateUtc="2026-03-14T03:09:00Z">
        <w:r w:rsidR="00900281">
          <w:rPr>
            <w:color w:val="0000FF"/>
          </w:rPr>
          <w:t xml:space="preserve"> downstream</w:t>
        </w:r>
      </w:ins>
      <w:r>
        <w:rPr>
          <w:color w:val="0000FF"/>
        </w:rPr>
        <w:t xml:space="preserve"> costs prepaid. Funds for future operation</w:t>
      </w:r>
      <w:ins w:id="158" w:author="mark quinn" w:date="2026-03-14T11:09:00Z" w16du:dateUtc="2026-03-14T03:09:00Z">
        <w:r w:rsidR="00900281">
          <w:rPr>
            <w:color w:val="0000FF"/>
          </w:rPr>
          <w:t>al expenses</w:t>
        </w:r>
      </w:ins>
      <w:del w:id="159" w:author="mark quinn" w:date="2026-03-14T11:09:00Z" w16du:dateUtc="2026-03-14T03:09:00Z">
        <w:r w:rsidDel="00900281">
          <w:rPr>
            <w:color w:val="0000FF"/>
          </w:rPr>
          <w:delText>s</w:delText>
        </w:r>
      </w:del>
      <w:r>
        <w:rPr>
          <w:color w:val="0000FF"/>
        </w:rPr>
        <w:t xml:space="preserve"> </w:t>
      </w:r>
      <w:r w:rsidR="00EF256A">
        <w:rPr>
          <w:color w:val="0000FF"/>
        </w:rPr>
        <w:t xml:space="preserve">are </w:t>
      </w:r>
      <w:r>
        <w:rPr>
          <w:color w:val="0000FF"/>
        </w:rPr>
        <w:t>held in interest-bearing bonds (4% per annum).</w:t>
      </w:r>
      <w:r w:rsidR="00EF256A">
        <w:rPr>
          <w:color w:val="0000FF"/>
        </w:rPr>
        <w:t xml:space="preserve"> </w:t>
      </w:r>
      <w:r w:rsidR="00EF256A" w:rsidRPr="00EF256A">
        <w:rPr>
          <w:color w:val="000000" w:themeColor="text1"/>
          <w:highlight w:val="green"/>
        </w:rPr>
        <w:t xml:space="preserve">MARK: WHAT DO YOU THINK AS AN </w:t>
      </w:r>
      <w:proofErr w:type="spellStart"/>
      <w:proofErr w:type="gramStart"/>
      <w:r w:rsidR="00EF256A" w:rsidRPr="00EF256A">
        <w:rPr>
          <w:color w:val="000000" w:themeColor="text1"/>
          <w:highlight w:val="green"/>
        </w:rPr>
        <w:t>ADDITION?</w:t>
      </w:r>
      <w:ins w:id="160" w:author="mark quinn" w:date="2026-03-14T11:09:00Z" w16du:dateUtc="2026-03-14T03:09:00Z">
        <w:r w:rsidR="00900281">
          <w:rPr>
            <w:color w:val="000000" w:themeColor="text1"/>
          </w:rPr>
          <w:t>Excellent</w:t>
        </w:r>
        <w:proofErr w:type="spellEnd"/>
        <w:proofErr w:type="gramEnd"/>
        <w:r w:rsidR="00900281">
          <w:rPr>
            <w:color w:val="000000" w:themeColor="text1"/>
          </w:rPr>
          <w:t xml:space="preserve"> </w:t>
        </w:r>
      </w:ins>
    </w:p>
    <w:p w14:paraId="2295DF32" w14:textId="77777777" w:rsidR="007C7C88" w:rsidRDefault="007D654A">
      <w:r>
        <w:t>______________________________________________________________________</w:t>
      </w:r>
    </w:p>
    <w:p w14:paraId="6AA05741" w14:textId="77777777" w:rsidR="007C7C88" w:rsidRDefault="007D654A">
      <w:r>
        <w:rPr>
          <w:b/>
          <w:color w:val="0000FF"/>
        </w:rPr>
        <w:t>Q: What is the minimum investment? [NEW FAQ]</w:t>
      </w:r>
    </w:p>
    <w:p w14:paraId="24404D81" w14:textId="2E8FAF5D" w:rsidR="007C7C88" w:rsidRPr="00296831" w:rsidRDefault="007D654A">
      <w:pPr>
        <w:rPr>
          <w:color w:val="A6A6A6" w:themeColor="background1" w:themeShade="A6"/>
          <w:rPrChange w:id="161" w:author="mark quinn" w:date="2026-03-14T11:15:00Z" w16du:dateUtc="2026-03-14T03:15:00Z">
            <w:rPr/>
          </w:rPrChange>
        </w:rPr>
      </w:pPr>
      <w:r>
        <w:rPr>
          <w:color w:val="0000FF"/>
        </w:rPr>
        <w:lastRenderedPageBreak/>
        <w:t>A: The minimum combined portfolio investment is USD 5,887.50 for 15 trees:</w:t>
      </w:r>
      <w:r>
        <w:rPr>
          <w:color w:val="0000FF"/>
        </w:rPr>
        <w:br/>
        <w:t xml:space="preserve">• 10 Aquilaria </w:t>
      </w:r>
      <w:proofErr w:type="spellStart"/>
      <w:r>
        <w:rPr>
          <w:color w:val="0000FF"/>
        </w:rPr>
        <w:t>crassna</w:t>
      </w:r>
      <w:proofErr w:type="spellEnd"/>
      <w:r>
        <w:rPr>
          <w:color w:val="0000FF"/>
        </w:rPr>
        <w:t xml:space="preserve"> (agarwood) trees: USD 2,925</w:t>
      </w:r>
      <w:r>
        <w:rPr>
          <w:color w:val="0000FF"/>
        </w:rPr>
        <w:br/>
        <w:t>• 5 Sweet Elena Carabao mango trees: USD 2,962.50</w:t>
      </w:r>
      <w:r>
        <w:rPr>
          <w:color w:val="0000FF"/>
        </w:rPr>
        <w:br/>
      </w:r>
      <w:r>
        <w:rPr>
          <w:color w:val="0000FF"/>
        </w:rPr>
        <w:br/>
        <w:t>Per-tree pricing: Agarwood USD 292.50, Mango USD 592.50</w:t>
      </w:r>
      <w:ins w:id="162" w:author="mark quinn" w:date="2026-03-14T11:14:00Z" w16du:dateUtc="2026-03-14T03:14:00Z">
        <w:r w:rsidR="00296831">
          <w:rPr>
            <w:color w:val="0000FF"/>
          </w:rPr>
          <w:t xml:space="preserve"> </w:t>
        </w:r>
        <w:r w:rsidR="00296831" w:rsidRPr="00296831">
          <w:rPr>
            <w:color w:val="A6A6A6" w:themeColor="background1" w:themeShade="A6"/>
            <w:rPrChange w:id="163" w:author="mark quinn" w:date="2026-03-14T11:15:00Z" w16du:dateUtc="2026-03-14T03:15:00Z">
              <w:rPr>
                <w:color w:val="0000FF"/>
              </w:rPr>
            </w:rPrChange>
          </w:rPr>
          <w:t>(volume discou</w:t>
        </w:r>
      </w:ins>
      <w:ins w:id="164" w:author="mark quinn" w:date="2026-03-14T11:15:00Z" w16du:dateUtc="2026-03-14T03:15:00Z">
        <w:r w:rsidR="00296831" w:rsidRPr="00296831">
          <w:rPr>
            <w:color w:val="A6A6A6" w:themeColor="background1" w:themeShade="A6"/>
            <w:rPrChange w:id="165" w:author="mark quinn" w:date="2026-03-14T11:15:00Z" w16du:dateUtc="2026-03-14T03:15:00Z">
              <w:rPr>
                <w:color w:val="0000FF"/>
              </w:rPr>
            </w:rPrChange>
          </w:rPr>
          <w:t xml:space="preserve">nts available) </w:t>
        </w:r>
      </w:ins>
      <w:r w:rsidRPr="00296831">
        <w:rPr>
          <w:color w:val="A6A6A6" w:themeColor="background1" w:themeShade="A6"/>
          <w:rPrChange w:id="166" w:author="mark quinn" w:date="2026-03-14T11:15:00Z" w16du:dateUtc="2026-03-14T03:15:00Z">
            <w:rPr>
              <w:color w:val="0000FF"/>
            </w:rPr>
          </w:rPrChange>
        </w:rPr>
        <w:br/>
      </w:r>
      <w:r w:rsidRPr="00296831">
        <w:rPr>
          <w:color w:val="A6A6A6" w:themeColor="background1" w:themeShade="A6"/>
          <w:rPrChange w:id="167" w:author="mark quinn" w:date="2026-03-14T11:15:00Z" w16du:dateUtc="2026-03-14T03:15:00Z">
            <w:rPr>
              <w:color w:val="0000FF"/>
            </w:rPr>
          </w:rPrChange>
        </w:rPr>
        <w:br/>
      </w:r>
      <w:r w:rsidR="0003313D" w:rsidRPr="00EF256A">
        <w:rPr>
          <w:color w:val="000000" w:themeColor="text1"/>
          <w:highlight w:val="green"/>
        </w:rPr>
        <w:t xml:space="preserve">MARK: WHAT DO YOU THINK AS AN </w:t>
      </w:r>
      <w:r w:rsidR="0003313D" w:rsidRPr="0003313D">
        <w:rPr>
          <w:color w:val="000000" w:themeColor="text1"/>
          <w:highlight w:val="green"/>
        </w:rPr>
        <w:t>ADDITION? NOT SURE YOU WANT TO MENTION THE COMBINED DISCOUNT HERE SO HAVE NOT</w:t>
      </w:r>
      <w:r w:rsidR="0003313D" w:rsidRPr="00296831">
        <w:rPr>
          <w:color w:val="A6A6A6" w:themeColor="background1" w:themeShade="A6"/>
          <w:highlight w:val="green"/>
          <w:rPrChange w:id="168" w:author="mark quinn" w:date="2026-03-14T11:15:00Z" w16du:dateUtc="2026-03-14T03:15:00Z">
            <w:rPr>
              <w:color w:val="000000" w:themeColor="text1"/>
              <w:highlight w:val="green"/>
            </w:rPr>
          </w:rPrChange>
        </w:rPr>
        <w:t>.</w:t>
      </w:r>
      <w:ins w:id="169" w:author="mark quinn" w:date="2026-03-14T11:13:00Z" w16du:dateUtc="2026-03-14T03:13:00Z">
        <w:r w:rsidR="00296831" w:rsidRPr="00296831">
          <w:rPr>
            <w:color w:val="A6A6A6" w:themeColor="background1" w:themeShade="A6"/>
            <w:rPrChange w:id="170" w:author="mark quinn" w:date="2026-03-14T11:15:00Z" w16du:dateUtc="2026-03-14T03:15:00Z">
              <w:rPr>
                <w:color w:val="000000" w:themeColor="text1"/>
              </w:rPr>
            </w:rPrChange>
          </w:rPr>
          <w:t xml:space="preserve"> Too confusing to mention the combined discount</w:t>
        </w:r>
      </w:ins>
      <w:ins w:id="171" w:author="mark quinn" w:date="2026-03-14T11:14:00Z" w16du:dateUtc="2026-03-14T03:14:00Z">
        <w:r w:rsidR="00296831" w:rsidRPr="00296831">
          <w:rPr>
            <w:color w:val="A6A6A6" w:themeColor="background1" w:themeShade="A6"/>
            <w:rPrChange w:id="172" w:author="mark quinn" w:date="2026-03-14T11:15:00Z" w16du:dateUtc="2026-03-14T03:15:00Z">
              <w:rPr>
                <w:color w:val="000000" w:themeColor="text1"/>
              </w:rPr>
            </w:rPrChange>
          </w:rPr>
          <w:t xml:space="preserve">. </w:t>
        </w:r>
      </w:ins>
    </w:p>
    <w:p w14:paraId="1B53207C" w14:textId="77777777" w:rsidR="007C7C88" w:rsidRDefault="007D654A">
      <w:r>
        <w:t>______________________________________________________________________</w:t>
      </w:r>
    </w:p>
    <w:p w14:paraId="5F11F110" w14:textId="77777777" w:rsidR="007C7C88" w:rsidRDefault="007D654A">
      <w:r>
        <w:br w:type="page"/>
      </w:r>
    </w:p>
    <w:p w14:paraId="4E59DF9C" w14:textId="77777777" w:rsidR="007C7C88" w:rsidRPr="00787AC7" w:rsidRDefault="007D654A">
      <w:pPr>
        <w:pStyle w:val="Heading1"/>
        <w:rPr>
          <w:color w:val="000000" w:themeColor="text1"/>
        </w:rPr>
      </w:pPr>
      <w:r w:rsidRPr="00787AC7">
        <w:rPr>
          <w:color w:val="000000" w:themeColor="text1"/>
        </w:rPr>
        <w:lastRenderedPageBreak/>
        <w:t>7. SUSTAINABILITY, INSURANCE, AND SECURITY</w:t>
      </w:r>
    </w:p>
    <w:p w14:paraId="68E4339E" w14:textId="320983D9" w:rsidR="007C7C88" w:rsidRDefault="007D654A">
      <w:r>
        <w:rPr>
          <w:b/>
        </w:rPr>
        <w:t>Q: Are the trees grown sustainabl</w:t>
      </w:r>
      <w:r w:rsidR="00384260">
        <w:rPr>
          <w:b/>
        </w:rPr>
        <w:t>y</w:t>
      </w:r>
      <w:r>
        <w:rPr>
          <w:b/>
        </w:rPr>
        <w:t>?</w:t>
      </w:r>
    </w:p>
    <w:p w14:paraId="159D2D56" w14:textId="79CC3F6E" w:rsidR="007C7C88" w:rsidRDefault="007D654A">
      <w:r>
        <w:t xml:space="preserve">A: </w:t>
      </w:r>
      <w:r w:rsidR="00384260">
        <w:t>Golden Forests</w:t>
      </w:r>
      <w:r>
        <w:t xml:space="preserve"> follows strict environmental and ecological guidelines.</w:t>
      </w:r>
      <w:r>
        <w:br/>
      </w:r>
      <w:r>
        <w:br/>
      </w:r>
      <w:r>
        <w:t>We avoid herbicides such as glyphosate, using natural and sustainable alternatives wherever possible.</w:t>
      </w:r>
      <w:r>
        <w:br/>
      </w:r>
      <w:r>
        <w:br/>
        <w:t>In exceptional cases, minor use of approved insecticides</w:t>
      </w:r>
      <w:ins w:id="173" w:author="mark quinn" w:date="2026-03-14T11:15:00Z" w16du:dateUtc="2026-03-14T03:15:00Z">
        <w:r w:rsidR="00296831">
          <w:t xml:space="preserve">, </w:t>
        </w:r>
        <w:r w:rsidR="00296831" w:rsidRPr="00296831">
          <w:rPr>
            <w:color w:val="A6A6A6" w:themeColor="background1" w:themeShade="A6"/>
            <w:rPrChange w:id="174" w:author="mark quinn" w:date="2026-03-14T11:16:00Z" w16du:dateUtc="2026-03-14T03:16:00Z">
              <w:rPr/>
            </w:rPrChange>
          </w:rPr>
          <w:t xml:space="preserve">pesticides </w:t>
        </w:r>
      </w:ins>
      <w:ins w:id="175" w:author="mark quinn" w:date="2026-03-14T11:16:00Z" w16du:dateUtc="2026-03-14T03:16:00Z">
        <w:r w:rsidR="00296831" w:rsidRPr="00296831">
          <w:rPr>
            <w:color w:val="A6A6A6" w:themeColor="background1" w:themeShade="A6"/>
            <w:rPrChange w:id="176" w:author="mark quinn" w:date="2026-03-14T11:16:00Z" w16du:dateUtc="2026-03-14T03:16:00Z">
              <w:rPr/>
            </w:rPrChange>
          </w:rPr>
          <w:t xml:space="preserve">and fungicides </w:t>
        </w:r>
      </w:ins>
      <w:r w:rsidRPr="00296831">
        <w:rPr>
          <w:color w:val="A6A6A6" w:themeColor="background1" w:themeShade="A6"/>
          <w:rPrChange w:id="177" w:author="mark quinn" w:date="2026-03-14T11:16:00Z" w16du:dateUtc="2026-03-14T03:16:00Z">
            <w:rPr/>
          </w:rPrChange>
        </w:rPr>
        <w:t xml:space="preserve"> </w:t>
      </w:r>
      <w:r>
        <w:t>may occur to prevent large-scale crop loss, as full organic certification is not always feasible in the Philippines' tropical climate.</w:t>
      </w:r>
      <w:r>
        <w:br/>
      </w:r>
      <w:r>
        <w:br/>
        <w:t>Where necessary, nutrient-rich fertiliser is applied via drip irrigation</w:t>
      </w:r>
      <w:ins w:id="178" w:author="mark quinn" w:date="2026-03-14T11:16:00Z" w16du:dateUtc="2026-03-14T03:16:00Z">
        <w:r w:rsidR="00296831">
          <w:t xml:space="preserve"> </w:t>
        </w:r>
        <w:r w:rsidR="00296831" w:rsidRPr="00296831">
          <w:rPr>
            <w:color w:val="A6A6A6" w:themeColor="background1" w:themeShade="A6"/>
            <w:rPrChange w:id="179" w:author="mark quinn" w:date="2026-03-14T11:16:00Z" w16du:dateUtc="2026-03-14T03:16:00Z">
              <w:rPr/>
            </w:rPrChange>
          </w:rPr>
          <w:t>and foliar spraying</w:t>
        </w:r>
      </w:ins>
      <w:r w:rsidRPr="00296831">
        <w:rPr>
          <w:color w:val="A6A6A6" w:themeColor="background1" w:themeShade="A6"/>
          <w:rPrChange w:id="180" w:author="mark quinn" w:date="2026-03-14T11:16:00Z" w16du:dateUtc="2026-03-14T03:16:00Z">
            <w:rPr/>
          </w:rPrChange>
        </w:rPr>
        <w:t xml:space="preserve">, </w:t>
      </w:r>
      <w:r>
        <w:t>maintaining long-term</w:t>
      </w:r>
      <w:ins w:id="181" w:author="mark quinn" w:date="2026-03-14T11:16:00Z" w16du:dateUtc="2026-03-14T03:16:00Z">
        <w:r w:rsidR="00296831">
          <w:t xml:space="preserve"> </w:t>
        </w:r>
      </w:ins>
      <w:ins w:id="182" w:author="mark quinn" w:date="2026-03-14T11:17:00Z" w16du:dateUtc="2026-03-14T03:17:00Z">
        <w:r w:rsidR="00296831" w:rsidRPr="00296831">
          <w:rPr>
            <w:color w:val="A6A6A6" w:themeColor="background1" w:themeShade="A6"/>
            <w:rPrChange w:id="183" w:author="mark quinn" w:date="2026-03-14T11:17:00Z" w16du:dateUtc="2026-03-14T03:17:00Z">
              <w:rPr/>
            </w:rPrChange>
          </w:rPr>
          <w:t>root development, tree and</w:t>
        </w:r>
      </w:ins>
      <w:r w:rsidRPr="00296831">
        <w:rPr>
          <w:color w:val="A6A6A6" w:themeColor="background1" w:themeShade="A6"/>
          <w:rPrChange w:id="184" w:author="mark quinn" w:date="2026-03-14T11:17:00Z" w16du:dateUtc="2026-03-14T03:17:00Z">
            <w:rPr/>
          </w:rPrChange>
        </w:rPr>
        <w:t xml:space="preserve"> </w:t>
      </w:r>
      <w:r>
        <w:t>soil health.</w:t>
      </w:r>
    </w:p>
    <w:p w14:paraId="49E0F629" w14:textId="77777777" w:rsidR="007C7C88" w:rsidRDefault="007D654A">
      <w:r>
        <w:t>______________________________________________________________________</w:t>
      </w:r>
    </w:p>
    <w:p w14:paraId="56506C64" w14:textId="77777777" w:rsidR="007C7C88" w:rsidRDefault="007D654A">
      <w:r>
        <w:rPr>
          <w:b/>
        </w:rPr>
        <w:t>Q: How do replacement trees work?</w:t>
      </w:r>
    </w:p>
    <w:p w14:paraId="665B2EF0" w14:textId="57C4CB58" w:rsidR="007C7C88" w:rsidRDefault="007D654A">
      <w:r>
        <w:t xml:space="preserve">A: Each plantation includes a </w:t>
      </w:r>
      <w:r w:rsidR="00384260">
        <w:t xml:space="preserve">20% </w:t>
      </w:r>
      <w:r>
        <w:t>buffer stock of replacement trees, grown to the same age and size as client-owned trees.</w:t>
      </w:r>
      <w:r>
        <w:br/>
      </w:r>
      <w:r>
        <w:br/>
        <w:t>If one of your trees is damaged or lost, a replacement is immediately assigned and replanted, ensuring continuous yield performance.</w:t>
      </w:r>
    </w:p>
    <w:p w14:paraId="53249BA2" w14:textId="77777777" w:rsidR="007C7C88" w:rsidRDefault="007D654A">
      <w:r>
        <w:t>______________________________________________________________________</w:t>
      </w:r>
    </w:p>
    <w:p w14:paraId="3E7365A7" w14:textId="77777777" w:rsidR="007C7C88" w:rsidRDefault="007D654A">
      <w:r>
        <w:rPr>
          <w:b/>
        </w:rPr>
        <w:t>Q: What happens if trees are destroyed or damaged?</w:t>
      </w:r>
    </w:p>
    <w:p w14:paraId="6C0F7C4D" w14:textId="7012070B" w:rsidR="007C7C88" w:rsidRDefault="007D654A">
      <w:r>
        <w:t>A: All trees are covered under our Harvest Guarantee Insurance, which provides a 100% replacement guarantee for losses caused by:</w:t>
      </w:r>
      <w:r>
        <w:br/>
      </w:r>
      <w:r>
        <w:br/>
        <w:t>Typhoons or storms, Fire, lightning, or volcanic activity, Floods, Pests or disease, Wild animal damage</w:t>
      </w:r>
      <w:r>
        <w:br/>
      </w:r>
      <w:r>
        <w:br/>
        <w:t>Golden</w:t>
      </w:r>
      <w:r w:rsidR="00384260">
        <w:t xml:space="preserve"> Forests</w:t>
      </w:r>
      <w:r>
        <w:t xml:space="preserve"> also conducts quarterly inspections of every plantation, ensuring all trees are well maintained, properly irrigated, and protected by 24-hour on-site security.</w:t>
      </w:r>
    </w:p>
    <w:p w14:paraId="29207E80" w14:textId="77777777" w:rsidR="007C7C88" w:rsidRDefault="007D654A">
      <w:r>
        <w:t>______________________________________________________________________</w:t>
      </w:r>
    </w:p>
    <w:p w14:paraId="5EA1B6F6" w14:textId="77777777" w:rsidR="007C7C88" w:rsidRDefault="007D654A">
      <w:r>
        <w:rPr>
          <w:b/>
        </w:rPr>
        <w:t>Q: How many replacement trees are kept in the Philippines?</w:t>
      </w:r>
    </w:p>
    <w:p w14:paraId="7CF4D9A0" w14:textId="3A224725" w:rsidR="007C7C88" w:rsidRDefault="007D654A">
      <w:pPr>
        <w:rPr>
          <w:ins w:id="185" w:author="mark quinn" w:date="2026-03-14T11:19:00Z" w16du:dateUtc="2026-03-14T03:19:00Z"/>
        </w:rPr>
      </w:pPr>
      <w:r>
        <w:t xml:space="preserve">A: Roughly 20% of all trees grown by </w:t>
      </w:r>
      <w:r w:rsidR="00384260">
        <w:t>Golden Forests</w:t>
      </w:r>
      <w:r>
        <w:t xml:space="preserve"> </w:t>
      </w:r>
      <w:r w:rsidR="00384260">
        <w:t xml:space="preserve">are not </w:t>
      </w:r>
      <w:r>
        <w:t>sold but retained as company-owned replacement stock.</w:t>
      </w:r>
      <w:r>
        <w:br/>
      </w:r>
      <w:r>
        <w:br/>
      </w:r>
      <w:r>
        <w:lastRenderedPageBreak/>
        <w:t xml:space="preserve">These trees </w:t>
      </w:r>
      <w:r w:rsidR="00384260">
        <w:t>are</w:t>
      </w:r>
      <w:r>
        <w:t xml:space="preserve"> kept at different sites and used to replace customer-owned trees of similar age and size in the event of damage or loss.</w:t>
      </w:r>
    </w:p>
    <w:p w14:paraId="5CD87313" w14:textId="4E303140" w:rsidR="00296831" w:rsidRPr="009D2DF3" w:rsidRDefault="00296831">
      <w:pPr>
        <w:rPr>
          <w:color w:val="A6A6A6" w:themeColor="background1" w:themeShade="A6"/>
          <w:rPrChange w:id="186" w:author="mark quinn" w:date="2026-03-14T11:21:00Z" w16du:dateUtc="2026-03-14T03:21:00Z">
            <w:rPr/>
          </w:rPrChange>
        </w:rPr>
      </w:pPr>
      <w:ins w:id="187" w:author="mark quinn" w:date="2026-03-14T11:19:00Z" w16du:dateUtc="2026-03-14T03:19:00Z">
        <w:r w:rsidRPr="009D2DF3">
          <w:rPr>
            <w:color w:val="A6A6A6" w:themeColor="background1" w:themeShade="A6"/>
            <w:rPrChange w:id="188" w:author="mark quinn" w:date="2026-03-14T11:21:00Z" w16du:dateUtc="2026-03-14T03:21:00Z">
              <w:rPr/>
            </w:rPrChange>
          </w:rPr>
          <w:t xml:space="preserve">B: Golden Forests </w:t>
        </w:r>
      </w:ins>
      <w:ins w:id="189" w:author="mark quinn" w:date="2026-03-14T11:21:00Z" w16du:dateUtc="2026-03-14T03:21:00Z">
        <w:r w:rsidR="009D2DF3" w:rsidRPr="009D2DF3">
          <w:rPr>
            <w:color w:val="A6A6A6" w:themeColor="background1" w:themeShade="A6"/>
            <w:rPrChange w:id="190" w:author="mark quinn" w:date="2026-03-14T11:21:00Z" w16du:dateUtc="2026-03-14T03:21:00Z">
              <w:rPr/>
            </w:rPrChange>
          </w:rPr>
          <w:t xml:space="preserve">also </w:t>
        </w:r>
      </w:ins>
      <w:ins w:id="191" w:author="mark quinn" w:date="2026-03-14T11:19:00Z" w16du:dateUtc="2026-03-14T03:19:00Z">
        <w:r w:rsidR="009D2DF3" w:rsidRPr="009D2DF3">
          <w:rPr>
            <w:color w:val="A6A6A6" w:themeColor="background1" w:themeShade="A6"/>
            <w:rPrChange w:id="192" w:author="mark quinn" w:date="2026-03-14T11:21:00Z" w16du:dateUtc="2026-03-14T03:21:00Z">
              <w:rPr/>
            </w:rPrChange>
          </w:rPr>
          <w:t>protects against non-</w:t>
        </w:r>
      </w:ins>
      <w:ins w:id="193" w:author="mark quinn" w:date="2026-03-14T11:20:00Z" w16du:dateUtc="2026-03-14T03:20:00Z">
        <w:r w:rsidR="009D2DF3" w:rsidRPr="009D2DF3">
          <w:rPr>
            <w:color w:val="A6A6A6" w:themeColor="background1" w:themeShade="A6"/>
            <w:rPrChange w:id="194" w:author="mark quinn" w:date="2026-03-14T11:21:00Z" w16du:dateUtc="2026-03-14T03:21:00Z">
              <w:rPr/>
            </w:rPrChange>
          </w:rPr>
          <w:t xml:space="preserve">flowering mango trees by projecting investment returns on only 80% of the mango trees planted each harvest. </w:t>
        </w:r>
      </w:ins>
    </w:p>
    <w:p w14:paraId="584DBC4B" w14:textId="77777777" w:rsidR="007C7C88" w:rsidRDefault="007D654A">
      <w:r>
        <w:t>______________________________________________________________________</w:t>
      </w:r>
    </w:p>
    <w:p w14:paraId="393D7C1D" w14:textId="77777777" w:rsidR="007C7C88" w:rsidRDefault="007D654A">
      <w:r>
        <w:br w:type="page"/>
      </w:r>
    </w:p>
    <w:p w14:paraId="06CF2979" w14:textId="77777777" w:rsidR="007C7C88" w:rsidRPr="000908D3" w:rsidRDefault="007D654A">
      <w:pPr>
        <w:pStyle w:val="Heading1"/>
        <w:rPr>
          <w:color w:val="000000" w:themeColor="text1"/>
        </w:rPr>
      </w:pPr>
      <w:r w:rsidRPr="000908D3">
        <w:rPr>
          <w:color w:val="000000" w:themeColor="text1"/>
        </w:rPr>
        <w:lastRenderedPageBreak/>
        <w:t>8. DOCUMENTATION, OWNERSHIP, AND HARVEST</w:t>
      </w:r>
    </w:p>
    <w:p w14:paraId="5476BEA1" w14:textId="72D25D7B" w:rsidR="007C7C88" w:rsidRDefault="007D654A">
      <w:r>
        <w:rPr>
          <w:b/>
        </w:rPr>
        <w:t xml:space="preserve">Q: How does </w:t>
      </w:r>
      <w:r w:rsidR="006D0DE7">
        <w:rPr>
          <w:b/>
        </w:rPr>
        <w:t xml:space="preserve">Golden Forests </w:t>
      </w:r>
      <w:r>
        <w:rPr>
          <w:b/>
        </w:rPr>
        <w:t>monitor tree growth and yields?</w:t>
      </w:r>
    </w:p>
    <w:p w14:paraId="6A7BFEC0" w14:textId="3E9DA410" w:rsidR="007C7C88" w:rsidRDefault="007D654A">
      <w:r>
        <w:t xml:space="preserve">A: Each tree's GPS position, height, diameter, and crown size </w:t>
      </w:r>
      <w:r w:rsidR="006D0DE7">
        <w:t>are</w:t>
      </w:r>
      <w:r>
        <w:t xml:space="preserve"> recorded digitally.</w:t>
      </w:r>
      <w:r>
        <w:br/>
      </w:r>
      <w:r>
        <w:br/>
        <w:t xml:space="preserve">During each harvest, we record the exact quantity and weight of mangoes or </w:t>
      </w:r>
      <w:r w:rsidR="006D0DE7">
        <w:t>a</w:t>
      </w:r>
      <w:r>
        <w:t>garwood chips from every tree.</w:t>
      </w:r>
      <w:r>
        <w:br/>
      </w:r>
      <w:r>
        <w:br/>
        <w:t>All data is used to calculate accurate yields per tree and per hectare.</w:t>
      </w:r>
      <w:r>
        <w:br/>
      </w:r>
      <w:r>
        <w:br/>
        <w:t>Investors receive an official</w:t>
      </w:r>
      <w:ins w:id="195" w:author="mark quinn" w:date="2026-03-14T11:21:00Z" w16du:dateUtc="2026-03-14T03:21:00Z">
        <w:r w:rsidR="009D2DF3">
          <w:t xml:space="preserve"> </w:t>
        </w:r>
        <w:r w:rsidR="009D2DF3" w:rsidRPr="009D2DF3">
          <w:rPr>
            <w:color w:val="A6A6A6" w:themeColor="background1" w:themeShade="A6"/>
            <w:rPrChange w:id="196" w:author="mark quinn" w:date="2026-03-14T11:21:00Z" w16du:dateUtc="2026-03-14T03:21:00Z">
              <w:rPr/>
            </w:rPrChange>
          </w:rPr>
          <w:t>annual</w:t>
        </w:r>
      </w:ins>
      <w:r w:rsidRPr="009D2DF3">
        <w:rPr>
          <w:color w:val="A6A6A6" w:themeColor="background1" w:themeShade="A6"/>
          <w:rPrChange w:id="197" w:author="mark quinn" w:date="2026-03-14T11:21:00Z" w16du:dateUtc="2026-03-14T03:21:00Z">
            <w:rPr/>
          </w:rPrChange>
        </w:rPr>
        <w:t xml:space="preserve"> </w:t>
      </w:r>
      <w:r>
        <w:t xml:space="preserve">harvest declaration, certified by </w:t>
      </w:r>
      <w:r w:rsidR="006D0DE7">
        <w:t>Golden Forests</w:t>
      </w:r>
      <w:r>
        <w:t xml:space="preserve"> and verified by independent auditors.</w:t>
      </w:r>
    </w:p>
    <w:p w14:paraId="31E90AE8" w14:textId="77777777" w:rsidR="007C7C88" w:rsidRDefault="007D654A">
      <w:r>
        <w:t>______________________________________________________________________</w:t>
      </w:r>
    </w:p>
    <w:p w14:paraId="5454231F" w14:textId="77777777" w:rsidR="007C7C88" w:rsidRDefault="007D654A">
      <w:r>
        <w:rPr>
          <w:b/>
        </w:rPr>
        <w:t>Q: What documentation will I receive for my purchase?</w:t>
      </w:r>
    </w:p>
    <w:p w14:paraId="3AD448FC" w14:textId="559DAE93" w:rsidR="007C7C88" w:rsidRDefault="007D654A">
      <w:r>
        <w:t>A: When you invest, you</w:t>
      </w:r>
      <w:r w:rsidR="003F2264">
        <w:t xml:space="preserve"> </w:t>
      </w:r>
      <w:r>
        <w:t>receive:</w:t>
      </w:r>
      <w:r>
        <w:br/>
      </w:r>
      <w:r>
        <w:br/>
        <w:t xml:space="preserve">Tree </w:t>
      </w:r>
      <w:r w:rsidR="003F2264">
        <w:t>p</w:t>
      </w:r>
      <w:r>
        <w:t xml:space="preserve">urchase </w:t>
      </w:r>
      <w:r w:rsidR="003F2264">
        <w:t>a</w:t>
      </w:r>
      <w:r>
        <w:t xml:space="preserve">greement, detailing your ownership, the number of trees and their GPS </w:t>
      </w:r>
      <w:ins w:id="198" w:author="mark quinn" w:date="2026-03-14T11:22:00Z" w16du:dateUtc="2026-03-14T03:22:00Z">
        <w:r w:rsidR="009D2DF3" w:rsidRPr="009D2DF3">
          <w:rPr>
            <w:color w:val="A6A6A6" w:themeColor="background1" w:themeShade="A6"/>
            <w:rPrChange w:id="199" w:author="mark quinn" w:date="2026-03-14T11:22:00Z" w16du:dateUtc="2026-03-14T03:22:00Z">
              <w:rPr/>
            </w:rPrChange>
          </w:rPr>
          <w:t xml:space="preserve">geotagged </w:t>
        </w:r>
      </w:ins>
      <w:r w:rsidRPr="009D2DF3">
        <w:rPr>
          <w:color w:val="A6A6A6" w:themeColor="background1" w:themeShade="A6"/>
          <w:rPrChange w:id="200" w:author="mark quinn" w:date="2026-03-14T11:22:00Z" w16du:dateUtc="2026-03-14T03:22:00Z">
            <w:rPr/>
          </w:rPrChange>
        </w:rPr>
        <w:t>c</w:t>
      </w:r>
      <w:r>
        <w:t>oordinates</w:t>
      </w:r>
      <w:r>
        <w:br/>
      </w:r>
      <w:r>
        <w:br/>
      </w:r>
      <w:ins w:id="201" w:author="mark quinn" w:date="2026-03-14T11:22:00Z" w16du:dateUtc="2026-03-14T03:22:00Z">
        <w:r w:rsidR="009D2DF3" w:rsidRPr="009D2DF3">
          <w:rPr>
            <w:color w:val="A6A6A6" w:themeColor="background1" w:themeShade="A6"/>
            <w:rPrChange w:id="202" w:author="mark quinn" w:date="2026-03-14T11:22:00Z" w16du:dateUtc="2026-03-14T03:22:00Z">
              <w:rPr/>
            </w:rPrChange>
          </w:rPr>
          <w:t xml:space="preserve">Sales and </w:t>
        </w:r>
      </w:ins>
      <w:r>
        <w:t xml:space="preserve">Management </w:t>
      </w:r>
      <w:r w:rsidR="003F2264">
        <w:t>a</w:t>
      </w:r>
      <w:r>
        <w:t xml:space="preserve">greement, defining </w:t>
      </w:r>
      <w:r w:rsidR="003F2264">
        <w:t>Golden Forest’s</w:t>
      </w:r>
      <w:r>
        <w:t xml:space="preserve"> obligations to care for, harvest and sell on your behalf</w:t>
      </w:r>
      <w:r>
        <w:br/>
      </w:r>
      <w:r>
        <w:br/>
        <w:t xml:space="preserve">Certificate of </w:t>
      </w:r>
      <w:r w:rsidR="003F2264">
        <w:t>o</w:t>
      </w:r>
      <w:r>
        <w:t xml:space="preserve">wnership, confirming your legal ownership and </w:t>
      </w:r>
      <w:r w:rsidR="003F2264">
        <w:t xml:space="preserve">the </w:t>
      </w:r>
      <w:r>
        <w:t>location of trees</w:t>
      </w:r>
      <w:r>
        <w:br/>
      </w:r>
      <w:r>
        <w:br/>
        <w:t>Annual reports and updates on growth and harvest performance</w:t>
      </w:r>
    </w:p>
    <w:p w14:paraId="7D00B486" w14:textId="77777777" w:rsidR="007C7C88" w:rsidRDefault="007D654A">
      <w:r>
        <w:t>______________________________________________________________________</w:t>
      </w:r>
    </w:p>
    <w:p w14:paraId="1F1A75BD" w14:textId="77777777" w:rsidR="007C7C88" w:rsidRDefault="007D654A">
      <w:r>
        <w:br w:type="page"/>
      </w:r>
    </w:p>
    <w:p w14:paraId="55238D47" w14:textId="77777777" w:rsidR="007C7C88" w:rsidRPr="000908D3" w:rsidRDefault="007D654A">
      <w:pPr>
        <w:pStyle w:val="Heading1"/>
        <w:rPr>
          <w:color w:val="000000" w:themeColor="text1"/>
        </w:rPr>
      </w:pPr>
      <w:r w:rsidRPr="000908D3">
        <w:rPr>
          <w:color w:val="000000" w:themeColor="text1"/>
        </w:rPr>
        <w:lastRenderedPageBreak/>
        <w:t>9. OWNERSHIP TRANSFER AND RETURNS</w:t>
      </w:r>
    </w:p>
    <w:p w14:paraId="4FEFD0C8" w14:textId="77777777" w:rsidR="007C7C88" w:rsidRDefault="007D654A">
      <w:r>
        <w:rPr>
          <w:b/>
        </w:rPr>
        <w:t>Q: Can I transfer my trees to someone else?</w:t>
      </w:r>
    </w:p>
    <w:p w14:paraId="3E296964" w14:textId="57A19FFA" w:rsidR="007C7C88" w:rsidRDefault="007D654A">
      <w:r>
        <w:t xml:space="preserve">A: Yes. Your trees </w:t>
      </w:r>
      <w:r w:rsidR="002F6487">
        <w:t xml:space="preserve">are </w:t>
      </w:r>
      <w:r>
        <w:t>your private property.</w:t>
      </w:r>
      <w:r>
        <w:br/>
      </w:r>
      <w:r>
        <w:br/>
        <w:t xml:space="preserve">You </w:t>
      </w:r>
      <w:r w:rsidR="002F6487">
        <w:t>can</w:t>
      </w:r>
      <w:r>
        <w:t xml:space="preserve"> sell, gift or transfer them to a third party at any time, free of charge.</w:t>
      </w:r>
      <w:r>
        <w:br/>
      </w:r>
      <w:r>
        <w:br/>
        <w:t>Simply provide the new owner's details and we will issue updated ownership certificates.</w:t>
      </w:r>
    </w:p>
    <w:p w14:paraId="55BCE7E9" w14:textId="77777777" w:rsidR="007C7C88" w:rsidRDefault="007D654A">
      <w:r>
        <w:t>______________________________________________________________________</w:t>
      </w:r>
    </w:p>
    <w:p w14:paraId="4B19B388" w14:textId="77777777" w:rsidR="007C7C88" w:rsidRDefault="007D654A">
      <w:r>
        <w:rPr>
          <w:b/>
        </w:rPr>
        <w:t>Q: What happens if I die or become incapacitated?</w:t>
      </w:r>
    </w:p>
    <w:p w14:paraId="340932BC" w14:textId="5FAB188F" w:rsidR="007C7C88" w:rsidRDefault="007D654A">
      <w:r>
        <w:t>A: Your trees</w:t>
      </w:r>
      <w:r w:rsidR="00ED3F6D">
        <w:t xml:space="preserve"> f</w:t>
      </w:r>
      <w:r>
        <w:t>orm part of your estate and can be inherited by your next of kin, just like real estate or shares.</w:t>
      </w:r>
    </w:p>
    <w:p w14:paraId="5FEC3754" w14:textId="77777777" w:rsidR="007C7C88" w:rsidRDefault="007D654A">
      <w:r>
        <w:t>______________________________________________________________________</w:t>
      </w:r>
    </w:p>
    <w:p w14:paraId="041373FA" w14:textId="77777777" w:rsidR="007C7C88" w:rsidRPr="00527CCF" w:rsidRDefault="007D654A">
      <w:pPr>
        <w:rPr>
          <w:rFonts w:cs="Times New Roman (Body CS)"/>
          <w:strike/>
        </w:rPr>
      </w:pPr>
      <w:r w:rsidRPr="00527CCF">
        <w:rPr>
          <w:rFonts w:cs="Times New Roman (Body CS)"/>
          <w:b/>
          <w:strike/>
        </w:rPr>
        <w:t>Q: How much oud or wood chip yield can I expect per tree?</w:t>
      </w:r>
    </w:p>
    <w:p w14:paraId="7954E4DB" w14:textId="77777777" w:rsidR="007C7C88" w:rsidRPr="00527CCF" w:rsidRDefault="007D654A">
      <w:pPr>
        <w:rPr>
          <w:rFonts w:cs="Times New Roman (Body CS)"/>
          <w:strike/>
        </w:rPr>
      </w:pPr>
      <w:r w:rsidRPr="00527CCF">
        <w:rPr>
          <w:rFonts w:cs="Times New Roman (Body CS)"/>
          <w:strike/>
        </w:rPr>
        <w:t>A: Based on extensive research and real-world experience, each Agarwood tree is expected to produce between 1.5 and 2 kg of mid- to high-grade Agarwood chips.</w:t>
      </w:r>
      <w:r w:rsidRPr="00527CCF">
        <w:rPr>
          <w:rFonts w:cs="Times New Roman (Body CS)"/>
          <w:strike/>
        </w:rPr>
        <w:br/>
      </w:r>
      <w:r w:rsidRPr="00527CCF">
        <w:rPr>
          <w:rFonts w:cs="Times New Roman (Body CS)"/>
          <w:strike/>
        </w:rPr>
        <w:br/>
        <w:t>Typically, 50% of trees are harvested in Year 9, and the remaining 50% in Year 10.</w:t>
      </w:r>
      <w:r w:rsidRPr="00527CCF">
        <w:rPr>
          <w:rFonts w:cs="Times New Roman (Body CS)"/>
          <w:strike/>
        </w:rPr>
        <w:br/>
      </w:r>
      <w:r w:rsidRPr="00527CCF">
        <w:rPr>
          <w:rFonts w:cs="Times New Roman (Body CS)"/>
          <w:strike/>
        </w:rPr>
        <w:br/>
        <w:t>Yields may vary depending on growing conditions, but average production per tree remains consistent across plantations.</w:t>
      </w:r>
    </w:p>
    <w:p w14:paraId="75906FB9" w14:textId="77777777" w:rsidR="00527CCF" w:rsidRPr="00527CCF" w:rsidRDefault="00527CCF" w:rsidP="00527CCF">
      <w:pPr>
        <w:pStyle w:val="font-claude-response-body"/>
        <w:rPr>
          <w:rFonts w:ascii="Calibri" w:eastAsiaTheme="minorEastAsia" w:hAnsi="Calibri" w:cstheme="minorBidi"/>
          <w:i/>
          <w:color w:val="FF0000"/>
          <w:sz w:val="22"/>
          <w:szCs w:val="22"/>
          <w:lang w:eastAsia="en-US"/>
        </w:rPr>
      </w:pPr>
      <w:r w:rsidRPr="00527CCF">
        <w:rPr>
          <w:rFonts w:ascii="Calibri" w:eastAsiaTheme="minorEastAsia" w:hAnsi="Calibri" w:cstheme="minorBidi"/>
          <w:b/>
          <w:bCs/>
          <w:i/>
          <w:color w:val="FF0000"/>
          <w:sz w:val="22"/>
          <w:szCs w:val="22"/>
          <w:lang w:eastAsia="en-US"/>
        </w:rPr>
        <w:t>Q: How much oud wood chip yield can I expect per tree?</w:t>
      </w:r>
    </w:p>
    <w:p w14:paraId="411B0178" w14:textId="77777777" w:rsidR="00527CCF" w:rsidRPr="00527CCF" w:rsidRDefault="00527CCF" w:rsidP="00527CCF">
      <w:pPr>
        <w:pStyle w:val="font-claude-response-body"/>
        <w:rPr>
          <w:rFonts w:ascii="Calibri" w:eastAsiaTheme="minorEastAsia" w:hAnsi="Calibri" w:cstheme="minorBidi"/>
          <w:i/>
          <w:color w:val="FF0000"/>
          <w:sz w:val="22"/>
          <w:szCs w:val="22"/>
          <w:lang w:eastAsia="en-US"/>
        </w:rPr>
      </w:pPr>
      <w:r w:rsidRPr="00527CCF">
        <w:rPr>
          <w:rFonts w:ascii="Calibri" w:eastAsiaTheme="minorEastAsia" w:hAnsi="Calibri" w:cstheme="minorBidi"/>
          <w:b/>
          <w:bCs/>
          <w:i/>
          <w:color w:val="FF0000"/>
          <w:sz w:val="22"/>
          <w:szCs w:val="22"/>
          <w:lang w:eastAsia="en-US"/>
        </w:rPr>
        <w:t>A:</w:t>
      </w:r>
      <w:r w:rsidRPr="00527CCF">
        <w:rPr>
          <w:rFonts w:ascii="Calibri" w:eastAsiaTheme="minorEastAsia" w:hAnsi="Calibri" w:cstheme="minorBidi"/>
          <w:i/>
          <w:color w:val="FF0000"/>
          <w:sz w:val="22"/>
          <w:szCs w:val="22"/>
          <w:lang w:eastAsia="en-US"/>
        </w:rPr>
        <w:t xml:space="preserve"> Each agarwood tree is projected to yield approximately 1.5 kg of oud wood chips in year 9 and 2.0 kg in year 10.</w:t>
      </w:r>
    </w:p>
    <w:p w14:paraId="44143CC6" w14:textId="2D5F0774" w:rsidR="00527CCF" w:rsidRPr="00527CCF" w:rsidRDefault="00527CCF" w:rsidP="00527CCF">
      <w:pPr>
        <w:pStyle w:val="font-claude-response-body"/>
        <w:rPr>
          <w:rFonts w:ascii="Calibri" w:eastAsiaTheme="minorEastAsia" w:hAnsi="Calibri" w:cstheme="minorBidi"/>
          <w:i/>
          <w:color w:val="FF0000"/>
          <w:sz w:val="22"/>
          <w:szCs w:val="22"/>
          <w:lang w:eastAsia="en-US"/>
        </w:rPr>
      </w:pPr>
      <w:r w:rsidRPr="00527CCF">
        <w:rPr>
          <w:rFonts w:ascii="Calibri" w:eastAsiaTheme="minorEastAsia" w:hAnsi="Calibri" w:cstheme="minorBidi"/>
          <w:i/>
          <w:color w:val="FF0000"/>
          <w:sz w:val="22"/>
          <w:szCs w:val="22"/>
          <w:lang w:eastAsia="en-US"/>
        </w:rPr>
        <w:t>Typically, 50% of trees are harvested in year 9 and the remaining 50% in year 10.</w:t>
      </w:r>
    </w:p>
    <w:p w14:paraId="05BAFA72" w14:textId="7EF742E6" w:rsidR="00527CCF" w:rsidRPr="00527CCF" w:rsidRDefault="00527CCF" w:rsidP="00527CCF">
      <w:pPr>
        <w:pStyle w:val="font-claude-response-body"/>
        <w:rPr>
          <w:rFonts w:ascii="Calibri" w:eastAsiaTheme="minorEastAsia" w:hAnsi="Calibri" w:cstheme="minorBidi"/>
          <w:i/>
          <w:color w:val="FF0000"/>
          <w:sz w:val="22"/>
          <w:szCs w:val="22"/>
          <w:lang w:eastAsia="en-US"/>
        </w:rPr>
      </w:pPr>
      <w:r w:rsidRPr="00527CCF">
        <w:rPr>
          <w:rFonts w:ascii="Calibri" w:eastAsiaTheme="minorEastAsia" w:hAnsi="Calibri" w:cstheme="minorBidi"/>
          <w:i/>
          <w:color w:val="FF0000"/>
          <w:sz w:val="22"/>
          <w:szCs w:val="22"/>
          <w:lang w:eastAsia="en-US"/>
        </w:rPr>
        <w:t>These projections are based on established cultivation and</w:t>
      </w:r>
      <w:ins w:id="203" w:author="mark quinn" w:date="2026-03-14T11:24:00Z" w16du:dateUtc="2026-03-14T03:24:00Z">
        <w:r w:rsidR="009D2DF3">
          <w:rPr>
            <w:rFonts w:ascii="Calibri" w:eastAsiaTheme="minorEastAsia" w:hAnsi="Calibri" w:cstheme="minorBidi"/>
            <w:i/>
            <w:color w:val="FF0000"/>
            <w:sz w:val="22"/>
            <w:szCs w:val="22"/>
            <w:lang w:eastAsia="en-US"/>
          </w:rPr>
          <w:t xml:space="preserve"> accredited</w:t>
        </w:r>
      </w:ins>
      <w:r w:rsidRPr="00527CCF">
        <w:rPr>
          <w:rFonts w:ascii="Calibri" w:eastAsiaTheme="minorEastAsia" w:hAnsi="Calibri" w:cstheme="minorBidi"/>
          <w:i/>
          <w:color w:val="FF0000"/>
          <w:sz w:val="22"/>
          <w:szCs w:val="22"/>
          <w:lang w:eastAsia="en-US"/>
        </w:rPr>
        <w:t xml:space="preserve"> inoculation methodologies developed in collaboration with the </w:t>
      </w:r>
      <w:del w:id="204" w:author="mark quinn" w:date="2026-03-14T11:24:00Z" w16du:dateUtc="2026-03-14T03:24:00Z">
        <w:r w:rsidRPr="009D2DF3" w:rsidDel="009D2DF3">
          <w:rPr>
            <w:rFonts w:ascii="Calibri" w:eastAsiaTheme="minorEastAsia" w:hAnsi="Calibri" w:cstheme="minorBidi"/>
            <w:i/>
            <w:color w:val="A6A6A6" w:themeColor="background1" w:themeShade="A6"/>
            <w:sz w:val="22"/>
            <w:szCs w:val="22"/>
            <w:lang w:eastAsia="en-US"/>
            <w:rPrChange w:id="205" w:author="mark quinn" w:date="2026-03-14T11:24:00Z" w16du:dateUtc="2026-03-14T03:24:00Z">
              <w:rPr>
                <w:rFonts w:ascii="Calibri" w:eastAsiaTheme="minorEastAsia" w:hAnsi="Calibri" w:cstheme="minorBidi"/>
                <w:i/>
                <w:color w:val="FF0000"/>
                <w:sz w:val="22"/>
                <w:szCs w:val="22"/>
                <w:lang w:eastAsia="en-US"/>
              </w:rPr>
            </w:rPrChange>
          </w:rPr>
          <w:delText>Fragrant Inoculation Organization</w:delText>
        </w:r>
      </w:del>
      <w:ins w:id="206" w:author="mark quinn" w:date="2026-03-14T11:24:00Z" w16du:dateUtc="2026-03-14T03:24:00Z">
        <w:r w:rsidR="009D2DF3" w:rsidRPr="009D2DF3">
          <w:rPr>
            <w:rFonts w:ascii="Calibri" w:eastAsiaTheme="minorEastAsia" w:hAnsi="Calibri" w:cstheme="minorBidi"/>
            <w:i/>
            <w:color w:val="A6A6A6" w:themeColor="background1" w:themeShade="A6"/>
            <w:sz w:val="22"/>
            <w:szCs w:val="22"/>
            <w:lang w:eastAsia="en-US"/>
            <w:rPrChange w:id="207" w:author="mark quinn" w:date="2026-03-14T11:24:00Z" w16du:dateUtc="2026-03-14T03:24:00Z">
              <w:rPr>
                <w:rFonts w:ascii="Calibri" w:eastAsiaTheme="minorEastAsia" w:hAnsi="Calibri" w:cstheme="minorBidi"/>
                <w:i/>
                <w:color w:val="FF0000"/>
                <w:sz w:val="22"/>
                <w:szCs w:val="22"/>
                <w:lang w:eastAsia="en-US"/>
              </w:rPr>
            </w:rPrChange>
          </w:rPr>
          <w:t>Forestry Industry Organization</w:t>
        </w:r>
      </w:ins>
      <w:r w:rsidRPr="00527CCF">
        <w:rPr>
          <w:rFonts w:ascii="Calibri" w:eastAsiaTheme="minorEastAsia" w:hAnsi="Calibri" w:cstheme="minorBidi"/>
          <w:i/>
          <w:color w:val="FF0000"/>
          <w:sz w:val="22"/>
          <w:szCs w:val="22"/>
          <w:lang w:eastAsia="en-US"/>
        </w:rPr>
        <w:t xml:space="preserve"> (FIO)</w:t>
      </w:r>
      <w:del w:id="208" w:author="mark quinn" w:date="2026-03-14T11:24:00Z" w16du:dateUtc="2026-03-14T03:24:00Z">
        <w:r w:rsidRPr="00527CCF" w:rsidDel="009D2DF3">
          <w:rPr>
            <w:rFonts w:ascii="Calibri" w:eastAsiaTheme="minorEastAsia" w:hAnsi="Calibri" w:cstheme="minorBidi"/>
            <w:i/>
            <w:color w:val="FF0000"/>
            <w:sz w:val="22"/>
            <w:szCs w:val="22"/>
            <w:lang w:eastAsia="en-US"/>
          </w:rPr>
          <w:delText xml:space="preserve"> </w:delText>
        </w:r>
        <w:r w:rsidRPr="009D2DF3" w:rsidDel="009D2DF3">
          <w:rPr>
            <w:rFonts w:ascii="Calibri" w:eastAsiaTheme="minorEastAsia" w:hAnsi="Calibri" w:cstheme="minorBidi"/>
            <w:i/>
            <w:color w:val="A6A6A6" w:themeColor="background1" w:themeShade="A6"/>
            <w:sz w:val="22"/>
            <w:szCs w:val="22"/>
            <w:lang w:eastAsia="en-US"/>
            <w:rPrChange w:id="209" w:author="mark quinn" w:date="2026-03-14T11:25:00Z" w16du:dateUtc="2026-03-14T03:25:00Z">
              <w:rPr>
                <w:rFonts w:ascii="Calibri" w:eastAsiaTheme="minorEastAsia" w:hAnsi="Calibri" w:cstheme="minorBidi"/>
                <w:i/>
                <w:color w:val="FF0000"/>
                <w:sz w:val="22"/>
                <w:szCs w:val="22"/>
                <w:lang w:eastAsia="en-US"/>
              </w:rPr>
            </w:rPrChange>
          </w:rPr>
          <w:delText>and</w:delText>
        </w:r>
      </w:del>
      <w:ins w:id="210" w:author="mark quinn" w:date="2026-03-14T11:24:00Z" w16du:dateUtc="2026-03-14T03:24:00Z">
        <w:r w:rsidR="009D2DF3" w:rsidRPr="009D2DF3">
          <w:rPr>
            <w:rFonts w:ascii="Calibri" w:eastAsiaTheme="minorEastAsia" w:hAnsi="Calibri" w:cstheme="minorBidi"/>
            <w:i/>
            <w:color w:val="A6A6A6" w:themeColor="background1" w:themeShade="A6"/>
            <w:sz w:val="22"/>
            <w:szCs w:val="22"/>
            <w:lang w:eastAsia="en-US"/>
            <w:rPrChange w:id="211" w:author="mark quinn" w:date="2026-03-14T11:25:00Z" w16du:dateUtc="2026-03-14T03:25:00Z">
              <w:rPr>
                <w:rFonts w:ascii="Calibri" w:eastAsiaTheme="minorEastAsia" w:hAnsi="Calibri" w:cstheme="minorBidi"/>
                <w:i/>
                <w:color w:val="FF0000"/>
                <w:sz w:val="22"/>
                <w:szCs w:val="22"/>
                <w:lang w:eastAsia="en-US"/>
              </w:rPr>
            </w:rPrChange>
          </w:rPr>
          <w:t xml:space="preserve">Thailand </w:t>
        </w:r>
        <w:r w:rsidR="009D2DF3">
          <w:rPr>
            <w:rFonts w:ascii="Calibri" w:eastAsiaTheme="minorEastAsia" w:hAnsi="Calibri" w:cstheme="minorBidi"/>
            <w:i/>
            <w:color w:val="FF0000"/>
            <w:sz w:val="22"/>
            <w:szCs w:val="22"/>
            <w:lang w:eastAsia="en-US"/>
          </w:rPr>
          <w:t>and</w:t>
        </w:r>
      </w:ins>
      <w:r w:rsidRPr="00527CCF">
        <w:rPr>
          <w:rFonts w:ascii="Calibri" w:eastAsiaTheme="minorEastAsia" w:hAnsi="Calibri" w:cstheme="minorBidi"/>
          <w:i/>
          <w:color w:val="FF0000"/>
          <w:sz w:val="22"/>
          <w:szCs w:val="22"/>
          <w:lang w:eastAsia="en-US"/>
        </w:rPr>
        <w:t xml:space="preserve"> reflect conservative assumptions. Actual yields may vary based on tree health</w:t>
      </w:r>
      <w:r w:rsidRPr="009D2DF3">
        <w:rPr>
          <w:rFonts w:ascii="Calibri" w:eastAsiaTheme="minorEastAsia" w:hAnsi="Calibri" w:cstheme="minorBidi"/>
          <w:i/>
          <w:color w:val="A6A6A6" w:themeColor="background1" w:themeShade="A6"/>
          <w:sz w:val="22"/>
          <w:szCs w:val="22"/>
          <w:lang w:eastAsia="en-US"/>
          <w:rPrChange w:id="212" w:author="mark quinn" w:date="2026-03-14T11:25:00Z" w16du:dateUtc="2026-03-14T03:25:00Z">
            <w:rPr>
              <w:rFonts w:ascii="Calibri" w:eastAsiaTheme="minorEastAsia" w:hAnsi="Calibri" w:cstheme="minorBidi"/>
              <w:i/>
              <w:color w:val="FF0000"/>
              <w:sz w:val="22"/>
              <w:szCs w:val="22"/>
              <w:lang w:eastAsia="en-US"/>
            </w:rPr>
          </w:rPrChange>
        </w:rPr>
        <w:t>,</w:t>
      </w:r>
      <w:ins w:id="213" w:author="mark quinn" w:date="2026-03-14T11:25:00Z" w16du:dateUtc="2026-03-14T03:25:00Z">
        <w:r w:rsidR="009D2DF3" w:rsidRPr="009D2DF3">
          <w:rPr>
            <w:rFonts w:ascii="Calibri" w:eastAsiaTheme="minorEastAsia" w:hAnsi="Calibri" w:cstheme="minorBidi"/>
            <w:i/>
            <w:color w:val="A6A6A6" w:themeColor="background1" w:themeShade="A6"/>
            <w:sz w:val="22"/>
            <w:szCs w:val="22"/>
            <w:lang w:eastAsia="en-US"/>
            <w:rPrChange w:id="214" w:author="mark quinn" w:date="2026-03-14T11:25:00Z" w16du:dateUtc="2026-03-14T03:25:00Z">
              <w:rPr>
                <w:rFonts w:ascii="Calibri" w:eastAsiaTheme="minorEastAsia" w:hAnsi="Calibri" w:cstheme="minorBidi"/>
                <w:i/>
                <w:color w:val="FF0000"/>
                <w:sz w:val="22"/>
                <w:szCs w:val="22"/>
                <w:lang w:eastAsia="en-US"/>
              </w:rPr>
            </w:rPrChange>
          </w:rPr>
          <w:t xml:space="preserve"> age of the tree,</w:t>
        </w:r>
      </w:ins>
      <w:r w:rsidRPr="00527CCF">
        <w:rPr>
          <w:rFonts w:ascii="Calibri" w:eastAsiaTheme="minorEastAsia" w:hAnsi="Calibri" w:cstheme="minorBidi"/>
          <w:i/>
          <w:color w:val="FF0000"/>
          <w:sz w:val="22"/>
          <w:szCs w:val="22"/>
          <w:lang w:eastAsia="en-US"/>
        </w:rPr>
        <w:t xml:space="preserve"> inoculation timing, environmental conditions, and resin development patterns</w:t>
      </w:r>
      <w:r>
        <w:rPr>
          <w:rFonts w:ascii="Calibri" w:eastAsiaTheme="minorEastAsia" w:hAnsi="Calibri" w:cstheme="minorBidi"/>
          <w:i/>
          <w:color w:val="FF0000"/>
          <w:sz w:val="22"/>
          <w:szCs w:val="22"/>
          <w:lang w:eastAsia="en-US"/>
        </w:rPr>
        <w:t xml:space="preserve"> </w:t>
      </w:r>
      <w:r w:rsidRPr="00527CCF">
        <w:rPr>
          <w:rFonts w:ascii="Calibri" w:eastAsiaTheme="minorEastAsia" w:hAnsi="Calibri" w:cstheme="minorBidi"/>
          <w:i/>
          <w:color w:val="FF0000"/>
          <w:sz w:val="22"/>
          <w:szCs w:val="22"/>
          <w:highlight w:val="yellow"/>
          <w:lang w:eastAsia="en-US"/>
        </w:rPr>
        <w:t>(From the business plan)</w:t>
      </w:r>
    </w:p>
    <w:p w14:paraId="48DC97C0" w14:textId="77777777" w:rsidR="007C7C88" w:rsidRDefault="007D654A">
      <w:r>
        <w:t>______________________________________________________________________</w:t>
      </w:r>
    </w:p>
    <w:p w14:paraId="51B673B2" w14:textId="77777777" w:rsidR="007C7C88" w:rsidRDefault="007D654A">
      <w:r>
        <w:rPr>
          <w:b/>
        </w:rPr>
        <w:t>Q: How long is the harvest period for mango trees?</w:t>
      </w:r>
    </w:p>
    <w:p w14:paraId="5F81506C" w14:textId="4BC71A69" w:rsidR="007C7C88" w:rsidRDefault="007D654A">
      <w:r>
        <w:lastRenderedPageBreak/>
        <w:t xml:space="preserve">A: Mango trees start producing fruit </w:t>
      </w:r>
      <w:del w:id="215" w:author="mark quinn" w:date="2026-03-14T11:26:00Z" w16du:dateUtc="2026-03-14T03:26:00Z">
        <w:r w:rsidDel="009D2DF3">
          <w:delText>in Years</w:delText>
        </w:r>
      </w:del>
      <w:ins w:id="216" w:author="mark quinn" w:date="2026-03-14T11:26:00Z" w16du:dateUtc="2026-03-14T03:26:00Z">
        <w:r w:rsidR="009D2DF3">
          <w:t>on or before year</w:t>
        </w:r>
      </w:ins>
      <w:del w:id="217" w:author="mark quinn" w:date="2026-03-14T11:26:00Z" w16du:dateUtc="2026-03-14T03:26:00Z">
        <w:r w:rsidDel="009D2DF3">
          <w:delText xml:space="preserve"> 4–</w:delText>
        </w:r>
      </w:del>
      <w:r>
        <w:t>5 and continue for</w:t>
      </w:r>
      <w:ins w:id="218" w:author="mark quinn" w:date="2026-03-14T11:26:00Z" w16du:dateUtc="2026-03-14T03:26:00Z">
        <w:r w:rsidR="009D2DF3">
          <w:t xml:space="preserve"> </w:t>
        </w:r>
      </w:ins>
      <w:del w:id="219" w:author="mark quinn" w:date="2026-03-14T11:26:00Z" w16du:dateUtc="2026-03-14T03:26:00Z">
        <w:r w:rsidDel="009D2DF3">
          <w:delText xml:space="preserve"> about </w:delText>
        </w:r>
      </w:del>
      <w:r>
        <w:t>25 years.</w:t>
      </w:r>
      <w:r>
        <w:br/>
      </w:r>
      <w:r>
        <w:br/>
        <w:t>After this time, yield levels naturally decline, and trees are typically replaced.</w:t>
      </w:r>
    </w:p>
    <w:p w14:paraId="7EF73A7D" w14:textId="77777777" w:rsidR="007C7C88" w:rsidRDefault="007D654A">
      <w:r>
        <w:t>______________________________________________________________________</w:t>
      </w:r>
    </w:p>
    <w:p w14:paraId="6D8BC5E4" w14:textId="77777777" w:rsidR="007C7C88" w:rsidRDefault="007D654A">
      <w:r>
        <w:rPr>
          <w:b/>
        </w:rPr>
        <w:t>Q: Will I receive annual income from my mango trees?</w:t>
      </w:r>
    </w:p>
    <w:p w14:paraId="2633BF08" w14:textId="0B5B9291" w:rsidR="007C7C88" w:rsidRDefault="007D654A">
      <w:r>
        <w:t xml:space="preserve">A: Yes. You will receive annual harvest payments starting from the </w:t>
      </w:r>
      <w:del w:id="220" w:author="mark quinn" w:date="2026-03-14T11:26:00Z" w16du:dateUtc="2026-03-14T03:26:00Z">
        <w:r w:rsidDel="009D2DF3">
          <w:delText xml:space="preserve">fourth or fifth </w:delText>
        </w:r>
        <w:r w:rsidRPr="009D2DF3" w:rsidDel="009D2DF3">
          <w:rPr>
            <w:color w:val="A6A6A6" w:themeColor="background1" w:themeShade="A6"/>
            <w:rPrChange w:id="221" w:author="mark quinn" w:date="2026-03-14T11:27:00Z" w16du:dateUtc="2026-03-14T03:27:00Z">
              <w:rPr/>
            </w:rPrChange>
          </w:rPr>
          <w:delText>year</w:delText>
        </w:r>
      </w:del>
      <w:ins w:id="222" w:author="mark quinn" w:date="2026-03-14T11:26:00Z" w16du:dateUtc="2026-03-14T03:26:00Z">
        <w:r w:rsidR="009D2DF3" w:rsidRPr="009D2DF3">
          <w:rPr>
            <w:color w:val="A6A6A6" w:themeColor="background1" w:themeShade="A6"/>
            <w:rPrChange w:id="223" w:author="mark quinn" w:date="2026-03-14T11:27:00Z" w16du:dateUtc="2026-03-14T03:27:00Z">
              <w:rPr/>
            </w:rPrChange>
          </w:rPr>
          <w:t xml:space="preserve"> first </w:t>
        </w:r>
      </w:ins>
      <w:ins w:id="224" w:author="mark quinn" w:date="2026-03-14T11:27:00Z" w16du:dateUtc="2026-03-14T03:27:00Z">
        <w:r w:rsidR="009D2DF3" w:rsidRPr="009D2DF3">
          <w:rPr>
            <w:color w:val="A6A6A6" w:themeColor="background1" w:themeShade="A6"/>
            <w:rPrChange w:id="225" w:author="mark quinn" w:date="2026-03-14T11:27:00Z" w16du:dateUtc="2026-03-14T03:27:00Z">
              <w:rPr/>
            </w:rPrChange>
          </w:rPr>
          <w:t>harvest</w:t>
        </w:r>
      </w:ins>
      <w:r>
        <w:t xml:space="preserve"> after planting.</w:t>
      </w:r>
    </w:p>
    <w:p w14:paraId="2A344B7B" w14:textId="77777777" w:rsidR="007C7C88" w:rsidRDefault="007D654A">
      <w:r>
        <w:t>______________________________________________________________________</w:t>
      </w:r>
    </w:p>
    <w:p w14:paraId="334082A7" w14:textId="77777777" w:rsidR="007C7C88" w:rsidRDefault="007D654A">
      <w:r>
        <w:rPr>
          <w:b/>
          <w:color w:val="0000FF"/>
        </w:rPr>
        <w:t>Q: What returns can I expect from my investment? [NEW FAQ]</w:t>
      </w:r>
    </w:p>
    <w:p w14:paraId="4CE119C2" w14:textId="74521B9D" w:rsidR="007C7C88" w:rsidRDefault="007D654A">
      <w:r>
        <w:rPr>
          <w:color w:val="0000FF"/>
        </w:rPr>
        <w:t>A: Based on conservative market pricing:</w:t>
      </w:r>
      <w:r>
        <w:rPr>
          <w:color w:val="0000FF"/>
        </w:rPr>
        <w:br/>
      </w:r>
      <w:r>
        <w:rPr>
          <w:color w:val="0000FF"/>
        </w:rPr>
        <w:br/>
        <w:t xml:space="preserve">Agarwood: 18.5% annualised </w:t>
      </w:r>
      <w:ins w:id="226" w:author="mark quinn" w:date="2026-03-14T11:27:00Z" w16du:dateUtc="2026-03-14T03:27:00Z">
        <w:r w:rsidR="009D2DF3" w:rsidRPr="009D2DF3">
          <w:rPr>
            <w:color w:val="A6A6A6" w:themeColor="background1" w:themeShade="A6"/>
            <w:rPrChange w:id="227" w:author="mark quinn" w:date="2026-03-14T11:28:00Z" w16du:dateUtc="2026-03-14T03:28:00Z">
              <w:rPr>
                <w:color w:val="0000FF"/>
              </w:rPr>
            </w:rPrChange>
          </w:rPr>
          <w:t>internal rate of</w:t>
        </w:r>
        <w:r w:rsidR="009D2DF3">
          <w:rPr>
            <w:color w:val="0000FF"/>
          </w:rPr>
          <w:t xml:space="preserve"> </w:t>
        </w:r>
      </w:ins>
      <w:r>
        <w:rPr>
          <w:color w:val="0000FF"/>
        </w:rPr>
        <w:t xml:space="preserve">return over </w:t>
      </w:r>
      <w:r w:rsidR="000908D3">
        <w:rPr>
          <w:color w:val="0000FF"/>
        </w:rPr>
        <w:t xml:space="preserve">a </w:t>
      </w:r>
      <w:r>
        <w:rPr>
          <w:color w:val="0000FF"/>
        </w:rPr>
        <w:t xml:space="preserve">10-year holding period. Price escalations 1.5-3% per annum. 50% harvested </w:t>
      </w:r>
      <w:r w:rsidR="000908D3">
        <w:rPr>
          <w:color w:val="0000FF"/>
        </w:rPr>
        <w:t xml:space="preserve">in </w:t>
      </w:r>
      <w:r>
        <w:rPr>
          <w:color w:val="0000FF"/>
        </w:rPr>
        <w:t xml:space="preserve">year 9, 50% year 10. Each tree: 1.5 kg (year 9) </w:t>
      </w:r>
      <w:r w:rsidR="000908D3">
        <w:rPr>
          <w:color w:val="0000FF"/>
        </w:rPr>
        <w:t xml:space="preserve">and </w:t>
      </w:r>
      <w:r>
        <w:rPr>
          <w:color w:val="0000FF"/>
        </w:rPr>
        <w:t>2.0 kg (year 10).</w:t>
      </w:r>
      <w:r>
        <w:rPr>
          <w:color w:val="0000FF"/>
        </w:rPr>
        <w:br/>
      </w:r>
      <w:r>
        <w:rPr>
          <w:color w:val="0000FF"/>
        </w:rPr>
        <w:br/>
        <w:t>Mango: 14</w:t>
      </w:r>
      <w:r>
        <w:rPr>
          <w:color w:val="0000FF"/>
        </w:rPr>
        <w:t>%</w:t>
      </w:r>
      <w:ins w:id="228" w:author="mark quinn" w:date="2026-03-14T11:28:00Z" w16du:dateUtc="2026-03-14T03:28:00Z">
        <w:r w:rsidR="009D2DF3">
          <w:rPr>
            <w:color w:val="0000FF"/>
          </w:rPr>
          <w:t>+</w:t>
        </w:r>
      </w:ins>
      <w:r>
        <w:rPr>
          <w:color w:val="0000FF"/>
        </w:rPr>
        <w:t xml:space="preserve"> annualised </w:t>
      </w:r>
      <w:ins w:id="229" w:author="mark quinn" w:date="2026-03-14T11:29:00Z" w16du:dateUtc="2026-03-14T03:29:00Z">
        <w:r w:rsidR="009D2DF3" w:rsidRPr="009D2DF3">
          <w:rPr>
            <w:color w:val="A6A6A6" w:themeColor="background1" w:themeShade="A6"/>
            <w:rPrChange w:id="230" w:author="mark quinn" w:date="2026-03-14T11:29:00Z" w16du:dateUtc="2026-03-14T03:29:00Z">
              <w:rPr>
                <w:color w:val="0000FF"/>
              </w:rPr>
            </w:rPrChange>
          </w:rPr>
          <w:t>internal rate of</w:t>
        </w:r>
        <w:r w:rsidR="009D2DF3">
          <w:rPr>
            <w:color w:val="0000FF"/>
          </w:rPr>
          <w:t xml:space="preserve"> </w:t>
        </w:r>
      </w:ins>
      <w:r>
        <w:rPr>
          <w:color w:val="0000FF"/>
        </w:rPr>
        <w:t>return (years 1-15), 23%+ (years 16-25). Price escalations 1.5% per annum. Year 5: 30 kg,</w:t>
      </w:r>
      <w:ins w:id="231" w:author="mark quinn" w:date="2026-03-14T11:29:00Z" w16du:dateUtc="2026-03-14T03:29:00Z">
        <w:r w:rsidR="009D2DF3">
          <w:rPr>
            <w:color w:val="0000FF"/>
          </w:rPr>
          <w:t xml:space="preserve"> </w:t>
        </w:r>
      </w:ins>
      <w:ins w:id="232" w:author="mark quinn" w:date="2026-03-14T11:28:00Z" w16du:dateUtc="2026-03-14T03:28:00Z">
        <w:r w:rsidR="009D2DF3" w:rsidRPr="009D2DF3">
          <w:rPr>
            <w:color w:val="A6A6A6" w:themeColor="background1" w:themeShade="A6"/>
            <w:rPrChange w:id="233" w:author="mark quinn" w:date="2026-03-14T11:29:00Z" w16du:dateUtc="2026-03-14T03:29:00Z">
              <w:rPr>
                <w:color w:val="0000FF"/>
              </w:rPr>
            </w:rPrChange>
          </w:rPr>
          <w:t>increasing annually until</w:t>
        </w:r>
      </w:ins>
      <w:r w:rsidRPr="009D2DF3">
        <w:rPr>
          <w:color w:val="A6A6A6" w:themeColor="background1" w:themeShade="A6"/>
          <w:rPrChange w:id="234" w:author="mark quinn" w:date="2026-03-14T11:29:00Z" w16du:dateUtc="2026-03-14T03:29:00Z">
            <w:rPr>
              <w:color w:val="0000FF"/>
            </w:rPr>
          </w:rPrChange>
        </w:rPr>
        <w:t xml:space="preserve"> </w:t>
      </w:r>
      <w:r>
        <w:rPr>
          <w:color w:val="0000FF"/>
        </w:rPr>
        <w:t>Year 10+: 100 kg stable. 25-year harvest period, year-round production.</w:t>
      </w:r>
      <w:r>
        <w:rPr>
          <w:color w:val="0000FF"/>
        </w:rPr>
        <w:br/>
      </w:r>
      <w:r>
        <w:rPr>
          <w:color w:val="0000FF"/>
        </w:rPr>
        <w:br/>
        <w:t>Returns</w:t>
      </w:r>
      <w:ins w:id="235" w:author="mark quinn" w:date="2026-03-14T11:29:00Z" w16du:dateUtc="2026-03-14T03:29:00Z">
        <w:r w:rsidR="009D2DF3">
          <w:rPr>
            <w:color w:val="0000FF"/>
          </w:rPr>
          <w:t xml:space="preserve"> </w:t>
        </w:r>
        <w:r w:rsidR="009D2DF3" w:rsidRPr="009D2DF3">
          <w:rPr>
            <w:color w:val="A6A6A6" w:themeColor="background1" w:themeShade="A6"/>
            <w:rPrChange w:id="236" w:author="mark quinn" w:date="2026-03-14T11:29:00Z" w16du:dateUtc="2026-03-14T03:29:00Z">
              <w:rPr>
                <w:color w:val="0000FF"/>
              </w:rPr>
            </w:rPrChange>
          </w:rPr>
          <w:t>and yields</w:t>
        </w:r>
      </w:ins>
      <w:r w:rsidRPr="009D2DF3">
        <w:rPr>
          <w:color w:val="A6A6A6" w:themeColor="background1" w:themeShade="A6"/>
          <w:rPrChange w:id="237" w:author="mark quinn" w:date="2026-03-14T11:29:00Z" w16du:dateUtc="2026-03-14T03:29:00Z">
            <w:rPr>
              <w:color w:val="0000FF"/>
            </w:rPr>
          </w:rPrChange>
        </w:rPr>
        <w:t xml:space="preserve"> </w:t>
      </w:r>
      <w:r>
        <w:rPr>
          <w:color w:val="0000FF"/>
        </w:rPr>
        <w:t>are projections and not guaranteed.</w:t>
      </w:r>
      <w:r w:rsidR="009747DC">
        <w:rPr>
          <w:color w:val="0000FF"/>
        </w:rPr>
        <w:t xml:space="preserve"> </w:t>
      </w:r>
      <w:r w:rsidR="009747DC" w:rsidRPr="009747DC">
        <w:rPr>
          <w:color w:val="0000FF"/>
          <w:highlight w:val="green"/>
        </w:rPr>
        <w:t>MARK: WHAT DO YOU THINK ABOUT IN</w:t>
      </w:r>
      <w:r w:rsidR="009747DC">
        <w:rPr>
          <w:color w:val="0000FF"/>
          <w:highlight w:val="green"/>
        </w:rPr>
        <w:t>C</w:t>
      </w:r>
      <w:r w:rsidR="009747DC" w:rsidRPr="009747DC">
        <w:rPr>
          <w:color w:val="0000FF"/>
          <w:highlight w:val="green"/>
        </w:rPr>
        <w:t>LUDING THIS?</w:t>
      </w:r>
      <w:r w:rsidR="009747DC">
        <w:rPr>
          <w:color w:val="0000FF"/>
        </w:rPr>
        <w:t xml:space="preserve"> </w:t>
      </w:r>
      <w:ins w:id="238" w:author="mark quinn" w:date="2026-03-14T11:29:00Z" w16du:dateUtc="2026-03-14T03:29:00Z">
        <w:r w:rsidR="009D2DF3">
          <w:rPr>
            <w:color w:val="0000FF"/>
          </w:rPr>
          <w:t>love it!!!!</w:t>
        </w:r>
      </w:ins>
    </w:p>
    <w:p w14:paraId="65623409" w14:textId="77777777" w:rsidR="007C7C88" w:rsidRDefault="007D654A">
      <w:r>
        <w:t>______________________________________________________________________</w:t>
      </w:r>
    </w:p>
    <w:p w14:paraId="03732E31" w14:textId="77777777" w:rsidR="007C7C88" w:rsidRDefault="007D654A">
      <w:r>
        <w:br w:type="page"/>
      </w:r>
    </w:p>
    <w:p w14:paraId="74BFB702" w14:textId="77777777" w:rsidR="007C7C88" w:rsidRPr="009747DC" w:rsidRDefault="007D654A">
      <w:pPr>
        <w:pStyle w:val="Heading1"/>
        <w:rPr>
          <w:strike/>
        </w:rPr>
      </w:pPr>
      <w:r w:rsidRPr="009747DC">
        <w:rPr>
          <w:strike/>
        </w:rPr>
        <w:lastRenderedPageBreak/>
        <w:t>10. HOW TO INVEST</w:t>
      </w:r>
    </w:p>
    <w:p w14:paraId="79DCC42E" w14:textId="77777777" w:rsidR="007C7C88" w:rsidRPr="009747DC" w:rsidRDefault="007D654A">
      <w:pPr>
        <w:rPr>
          <w:rFonts w:asciiTheme="majorHAnsi" w:hAnsiTheme="majorHAnsi"/>
          <w:strike/>
        </w:rPr>
      </w:pPr>
      <w:r w:rsidRPr="009747DC">
        <w:rPr>
          <w:rFonts w:asciiTheme="majorHAnsi" w:hAnsiTheme="majorHAnsi"/>
          <w:b/>
          <w:strike/>
        </w:rPr>
        <w:t>Q: Step 1: Clarify Your Goals</w:t>
      </w:r>
    </w:p>
    <w:p w14:paraId="255F0DAD" w14:textId="77777777" w:rsidR="007C7C88" w:rsidRPr="009747DC" w:rsidRDefault="007D654A">
      <w:pPr>
        <w:rPr>
          <w:rFonts w:asciiTheme="majorHAnsi" w:hAnsiTheme="majorHAnsi"/>
          <w:strike/>
        </w:rPr>
      </w:pPr>
      <w:r w:rsidRPr="009747DC">
        <w:rPr>
          <w:rFonts w:asciiTheme="majorHAnsi" w:hAnsiTheme="majorHAnsi"/>
          <w:strike/>
        </w:rPr>
        <w:t>A: Ask yourself what you want from this investment.</w:t>
      </w:r>
      <w:r w:rsidRPr="009747DC">
        <w:rPr>
          <w:rFonts w:asciiTheme="majorHAnsi" w:hAnsiTheme="majorHAnsi"/>
          <w:strike/>
        </w:rPr>
        <w:br/>
      </w:r>
      <w:r w:rsidRPr="009747DC">
        <w:rPr>
          <w:rFonts w:asciiTheme="majorHAnsi" w:hAnsiTheme="majorHAnsi"/>
          <w:strike/>
        </w:rPr>
        <w:br/>
        <w:t>Are you focused on financial growth, portfolio diversification, or steady long-term income?</w:t>
      </w:r>
      <w:r w:rsidRPr="009747DC">
        <w:rPr>
          <w:rFonts w:asciiTheme="majorHAnsi" w:hAnsiTheme="majorHAnsi"/>
          <w:strike/>
        </w:rPr>
        <w:br/>
      </w:r>
      <w:r w:rsidRPr="009747DC">
        <w:rPr>
          <w:rFonts w:asciiTheme="majorHAnsi" w:hAnsiTheme="majorHAnsi"/>
          <w:strike/>
        </w:rPr>
        <w:br/>
        <w:t>Do you want an investment that provides natural capital appreciation, assets that keep growing even when markets fluctuate?</w:t>
      </w:r>
      <w:r w:rsidRPr="009747DC">
        <w:rPr>
          <w:rFonts w:asciiTheme="majorHAnsi" w:hAnsiTheme="majorHAnsi"/>
          <w:strike/>
        </w:rPr>
        <w:br/>
      </w:r>
      <w:r w:rsidRPr="009747DC">
        <w:rPr>
          <w:rFonts w:asciiTheme="majorHAnsi" w:hAnsiTheme="majorHAnsi"/>
          <w:strike/>
        </w:rPr>
        <w:br/>
        <w:t>Remember, trees grow continuously, regardless of economic conditions. Forestry can therefore provide stability and resilience during uncertain times.</w:t>
      </w:r>
    </w:p>
    <w:p w14:paraId="4A9C6E27" w14:textId="77777777" w:rsidR="007C7C88" w:rsidRPr="009747DC" w:rsidRDefault="007D654A">
      <w:pPr>
        <w:rPr>
          <w:rFonts w:asciiTheme="majorHAnsi" w:hAnsiTheme="majorHAnsi"/>
          <w:strike/>
        </w:rPr>
      </w:pPr>
      <w:r w:rsidRPr="009747DC">
        <w:rPr>
          <w:rFonts w:asciiTheme="majorHAnsi" w:hAnsiTheme="majorHAnsi"/>
          <w:strike/>
        </w:rPr>
        <w:t>______________________________________________________________________</w:t>
      </w:r>
    </w:p>
    <w:p w14:paraId="6E3AB2DE" w14:textId="77777777" w:rsidR="007C7C88" w:rsidRPr="009747DC" w:rsidRDefault="007D654A">
      <w:pPr>
        <w:rPr>
          <w:rFonts w:asciiTheme="majorHAnsi" w:hAnsiTheme="majorHAnsi"/>
          <w:strike/>
        </w:rPr>
      </w:pPr>
      <w:r w:rsidRPr="009747DC">
        <w:rPr>
          <w:rFonts w:asciiTheme="majorHAnsi" w:hAnsiTheme="majorHAnsi"/>
          <w:b/>
          <w:strike/>
        </w:rPr>
        <w:t>Q: Step 2: Define Your Investment Horizon</w:t>
      </w:r>
    </w:p>
    <w:p w14:paraId="5CECF3A5" w14:textId="77777777" w:rsidR="007C7C88" w:rsidRPr="009747DC" w:rsidRDefault="007D654A">
      <w:pPr>
        <w:rPr>
          <w:rFonts w:asciiTheme="majorHAnsi" w:hAnsiTheme="majorHAnsi"/>
          <w:strike/>
        </w:rPr>
      </w:pPr>
      <w:r w:rsidRPr="009747DC">
        <w:rPr>
          <w:rFonts w:asciiTheme="majorHAnsi" w:hAnsiTheme="majorHAnsi"/>
          <w:strike/>
        </w:rPr>
        <w:t>A: Agroforestry is a long-term commitment, designed for investors seeking consistent growth rather than short-term speculation.</w:t>
      </w:r>
      <w:r w:rsidRPr="009747DC">
        <w:rPr>
          <w:rFonts w:asciiTheme="majorHAnsi" w:hAnsiTheme="majorHAnsi"/>
          <w:strike/>
        </w:rPr>
        <w:br/>
      </w:r>
      <w:r w:rsidRPr="009747DC">
        <w:rPr>
          <w:rFonts w:asciiTheme="majorHAnsi" w:hAnsiTheme="majorHAnsi"/>
          <w:strike/>
        </w:rPr>
        <w:br/>
        <w:t>Decide whether you're investing for: Regular income from mango harvests, Medium-term profits from Agarwood production, Future wealth or retirement planning</w:t>
      </w:r>
      <w:r w:rsidRPr="009747DC">
        <w:rPr>
          <w:rFonts w:asciiTheme="majorHAnsi" w:hAnsiTheme="majorHAnsi"/>
          <w:strike/>
        </w:rPr>
        <w:br/>
      </w:r>
      <w:r w:rsidRPr="009747DC">
        <w:rPr>
          <w:rFonts w:asciiTheme="majorHAnsi" w:hAnsiTheme="majorHAnsi"/>
          <w:strike/>
        </w:rPr>
        <w:br/>
        <w:t>By defining your timeframe and objectives, you can choose the investment structure that best matches your financial goals and risk tolerance.</w:t>
      </w:r>
    </w:p>
    <w:p w14:paraId="094BEAAB" w14:textId="77777777" w:rsidR="007C7C88" w:rsidRPr="009747DC" w:rsidRDefault="007D654A">
      <w:pPr>
        <w:rPr>
          <w:rFonts w:asciiTheme="majorHAnsi" w:hAnsiTheme="majorHAnsi"/>
          <w:strike/>
        </w:rPr>
      </w:pPr>
      <w:r w:rsidRPr="009747DC">
        <w:rPr>
          <w:rFonts w:asciiTheme="majorHAnsi" w:hAnsiTheme="majorHAnsi"/>
          <w:strike/>
        </w:rPr>
        <w:t>______________________________________________________________________</w:t>
      </w:r>
    </w:p>
    <w:p w14:paraId="407660E9" w14:textId="77777777" w:rsidR="007C7C88" w:rsidRPr="009747DC" w:rsidRDefault="007D654A">
      <w:pPr>
        <w:rPr>
          <w:rFonts w:asciiTheme="majorHAnsi" w:hAnsiTheme="majorHAnsi"/>
          <w:strike/>
        </w:rPr>
      </w:pPr>
      <w:r w:rsidRPr="009747DC">
        <w:rPr>
          <w:rFonts w:asciiTheme="majorHAnsi" w:hAnsiTheme="majorHAnsi"/>
          <w:b/>
          <w:strike/>
        </w:rPr>
        <w:t>Q: Step 3: Get to Know the Project</w:t>
      </w:r>
    </w:p>
    <w:p w14:paraId="1870ACBA" w14:textId="7EE173BF" w:rsidR="007C7C88" w:rsidRDefault="007D654A">
      <w:pPr>
        <w:rPr>
          <w:rFonts w:asciiTheme="majorHAnsi" w:hAnsiTheme="majorHAnsi"/>
          <w:strike/>
        </w:rPr>
      </w:pPr>
      <w:r w:rsidRPr="009747DC">
        <w:rPr>
          <w:rFonts w:asciiTheme="majorHAnsi" w:hAnsiTheme="majorHAnsi"/>
          <w:strike/>
        </w:rPr>
        <w:t>A: Explore how goldenforests.ai operates, visit our plantations, and ask as many questions as you like.</w:t>
      </w:r>
      <w:r w:rsidRPr="009747DC">
        <w:rPr>
          <w:rFonts w:asciiTheme="majorHAnsi" w:hAnsiTheme="majorHAnsi"/>
          <w:strike/>
        </w:rPr>
        <w:br/>
      </w:r>
      <w:r w:rsidRPr="009747DC">
        <w:rPr>
          <w:rFonts w:asciiTheme="majorHAnsi" w:hAnsiTheme="majorHAnsi"/>
          <w:strike/>
        </w:rPr>
        <w:br/>
        <w:t>We are fully transparent about our methods, technology, and results, and welcome every investor to see their trees in person.</w:t>
      </w:r>
      <w:r w:rsidRPr="009747DC">
        <w:rPr>
          <w:rFonts w:asciiTheme="majorHAnsi" w:hAnsiTheme="majorHAnsi"/>
          <w:strike/>
        </w:rPr>
        <w:br/>
      </w:r>
      <w:r w:rsidRPr="009747DC">
        <w:rPr>
          <w:rFonts w:asciiTheme="majorHAnsi" w:hAnsiTheme="majorHAnsi"/>
          <w:strike/>
        </w:rPr>
        <w:br/>
        <w:t>Our plantations are located near beautiful locations and beaches, making every visit both educational and memorable.</w:t>
      </w:r>
      <w:r w:rsidRPr="009747DC">
        <w:rPr>
          <w:rFonts w:asciiTheme="majorHAnsi" w:hAnsiTheme="majorHAnsi"/>
          <w:strike/>
        </w:rPr>
        <w:br/>
      </w:r>
      <w:r w:rsidRPr="009747DC">
        <w:rPr>
          <w:rFonts w:asciiTheme="majorHAnsi" w:hAnsiTheme="majorHAnsi"/>
          <w:strike/>
        </w:rPr>
        <w:br/>
        <w:t xml:space="preserve">For further information or to speak directly with a specialist: </w:t>
      </w:r>
      <w:hyperlink r:id="rId6" w:history="1">
        <w:r w:rsidR="009747DC" w:rsidRPr="00D565A8">
          <w:rPr>
            <w:rStyle w:val="Hyperlink"/>
            <w:rFonts w:asciiTheme="majorHAnsi" w:hAnsiTheme="majorHAnsi"/>
            <w:strike/>
          </w:rPr>
          <w:t>www.goldenforests.ai</w:t>
        </w:r>
      </w:hyperlink>
    </w:p>
    <w:p w14:paraId="69B93174" w14:textId="77777777" w:rsidR="009747DC" w:rsidRDefault="007D654A" w:rsidP="009747DC">
      <w:pPr>
        <w:rPr>
          <w:rFonts w:ascii="Times New Roman" w:hAnsi="Times New Roman"/>
        </w:rPr>
      </w:pPr>
      <w:r>
        <w:pict w14:anchorId="512657D6">
          <v:rect id="Rectangle 5"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filled="f">
            <o:lock v:ext="edit" aspectratio="t"/>
            <w10:wrap type="none"/>
            <w10:anchorlock/>
          </v:rect>
        </w:pict>
      </w:r>
    </w:p>
    <w:p w14:paraId="00AB2455" w14:textId="77777777" w:rsidR="009747DC" w:rsidRPr="009747DC" w:rsidRDefault="009747DC" w:rsidP="009747DC">
      <w:pPr>
        <w:pStyle w:val="font-claude-response-body"/>
        <w:rPr>
          <w:rFonts w:ascii="Calibri" w:eastAsiaTheme="minorEastAsia" w:hAnsi="Calibri" w:cstheme="minorBidi"/>
          <w:i/>
          <w:color w:val="FF0000"/>
          <w:sz w:val="22"/>
          <w:szCs w:val="22"/>
          <w:lang w:eastAsia="en-US"/>
        </w:rPr>
      </w:pPr>
      <w:r w:rsidRPr="009747DC">
        <w:rPr>
          <w:rFonts w:ascii="Calibri" w:eastAsiaTheme="minorEastAsia" w:hAnsi="Calibri" w:cstheme="minorBidi"/>
          <w:b/>
          <w:bCs/>
          <w:i/>
          <w:color w:val="FF0000"/>
          <w:sz w:val="22"/>
          <w:szCs w:val="22"/>
          <w:lang w:eastAsia="en-US"/>
        </w:rPr>
        <w:t>Q: How do I invest in Golden Forests?</w:t>
      </w:r>
    </w:p>
    <w:p w14:paraId="409D87A7" w14:textId="77777777" w:rsidR="009747DC" w:rsidRPr="009747DC" w:rsidRDefault="009747DC" w:rsidP="009747DC">
      <w:pPr>
        <w:pStyle w:val="font-claude-response-body"/>
        <w:rPr>
          <w:rFonts w:ascii="Calibri" w:eastAsiaTheme="minorEastAsia" w:hAnsi="Calibri" w:cstheme="minorBidi"/>
          <w:i/>
          <w:color w:val="FF0000"/>
          <w:sz w:val="22"/>
          <w:szCs w:val="22"/>
          <w:lang w:eastAsia="en-US"/>
        </w:rPr>
      </w:pPr>
      <w:r w:rsidRPr="009747DC">
        <w:rPr>
          <w:rFonts w:ascii="Calibri" w:eastAsiaTheme="minorEastAsia" w:hAnsi="Calibri" w:cstheme="minorBidi"/>
          <w:b/>
          <w:bCs/>
          <w:i/>
          <w:color w:val="FF0000"/>
          <w:sz w:val="22"/>
          <w:szCs w:val="22"/>
          <w:lang w:eastAsia="en-US"/>
        </w:rPr>
        <w:lastRenderedPageBreak/>
        <w:t>A: Step 1: Clarify Your Goals</w:t>
      </w:r>
    </w:p>
    <w:p w14:paraId="7669E30A" w14:textId="4C8E3940" w:rsidR="009747DC" w:rsidRPr="009747DC" w:rsidRDefault="009747DC" w:rsidP="009747DC">
      <w:pPr>
        <w:pStyle w:val="font-claude-response-body"/>
        <w:rPr>
          <w:rFonts w:ascii="Calibri" w:eastAsiaTheme="minorEastAsia" w:hAnsi="Calibri" w:cstheme="minorBidi"/>
          <w:i/>
          <w:color w:val="FF0000"/>
          <w:sz w:val="22"/>
          <w:szCs w:val="22"/>
          <w:lang w:eastAsia="en-US"/>
        </w:rPr>
      </w:pPr>
      <w:r w:rsidRPr="009747DC">
        <w:rPr>
          <w:rFonts w:ascii="Calibri" w:eastAsiaTheme="minorEastAsia" w:hAnsi="Calibri" w:cstheme="minorBidi"/>
          <w:i/>
          <w:color w:val="FF0000"/>
          <w:sz w:val="22"/>
          <w:szCs w:val="22"/>
          <w:lang w:eastAsia="en-US"/>
        </w:rPr>
        <w:t xml:space="preserve">Ask yourself what you want from this investment. Are you focused on </w:t>
      </w:r>
      <w:ins w:id="239" w:author="mark quinn" w:date="2026-03-14T11:30:00Z" w16du:dateUtc="2026-03-14T03:30:00Z">
        <w:r w:rsidR="00EA66B4" w:rsidRPr="00EA66B4">
          <w:rPr>
            <w:rFonts w:ascii="Calibri" w:eastAsiaTheme="minorEastAsia" w:hAnsi="Calibri" w:cstheme="minorBidi"/>
            <w:i/>
            <w:color w:val="A6A6A6" w:themeColor="background1" w:themeShade="A6"/>
            <w:sz w:val="22"/>
            <w:szCs w:val="22"/>
            <w:lang w:eastAsia="en-US"/>
            <w:rPrChange w:id="240" w:author="mark quinn" w:date="2026-03-14T11:30:00Z" w16du:dateUtc="2026-03-14T03:30:00Z">
              <w:rPr>
                <w:rFonts w:ascii="Calibri" w:eastAsiaTheme="minorEastAsia" w:hAnsi="Calibri" w:cstheme="minorBidi"/>
                <w:i/>
                <w:color w:val="FF0000"/>
                <w:sz w:val="22"/>
                <w:szCs w:val="22"/>
                <w:lang w:eastAsia="en-US"/>
              </w:rPr>
            </w:rPrChange>
          </w:rPr>
          <w:t xml:space="preserve">mid-long term </w:t>
        </w:r>
      </w:ins>
      <w:r w:rsidRPr="009747DC">
        <w:rPr>
          <w:rFonts w:ascii="Calibri" w:eastAsiaTheme="minorEastAsia" w:hAnsi="Calibri" w:cstheme="minorBidi"/>
          <w:i/>
          <w:color w:val="FF0000"/>
          <w:sz w:val="22"/>
          <w:szCs w:val="22"/>
          <w:lang w:eastAsia="en-US"/>
        </w:rPr>
        <w:t>financial growth, portfolio diversification, or steady long-term income?</w:t>
      </w:r>
    </w:p>
    <w:p w14:paraId="5737E5FA" w14:textId="3EF02DCB" w:rsidR="009747DC" w:rsidRPr="009747DC" w:rsidRDefault="009747DC" w:rsidP="009747DC">
      <w:pPr>
        <w:pStyle w:val="font-claude-response-body"/>
        <w:rPr>
          <w:rFonts w:ascii="Calibri" w:eastAsiaTheme="minorEastAsia" w:hAnsi="Calibri" w:cstheme="minorBidi"/>
          <w:i/>
          <w:color w:val="FF0000"/>
          <w:sz w:val="22"/>
          <w:szCs w:val="22"/>
          <w:lang w:eastAsia="en-US"/>
        </w:rPr>
      </w:pPr>
      <w:r w:rsidRPr="009747DC">
        <w:rPr>
          <w:rFonts w:ascii="Calibri" w:eastAsiaTheme="minorEastAsia" w:hAnsi="Calibri" w:cstheme="minorBidi"/>
          <w:i/>
          <w:color w:val="FF0000"/>
          <w:sz w:val="22"/>
          <w:szCs w:val="22"/>
          <w:lang w:eastAsia="en-US"/>
        </w:rPr>
        <w:t>Agroforestry provides natural capital appreciation</w:t>
      </w:r>
      <w:r w:rsidR="000908D3">
        <w:rPr>
          <w:rFonts w:ascii="Calibri" w:eastAsiaTheme="minorEastAsia" w:hAnsi="Calibri" w:cstheme="minorBidi"/>
          <w:i/>
          <w:color w:val="FF0000"/>
          <w:sz w:val="22"/>
          <w:szCs w:val="22"/>
          <w:lang w:eastAsia="en-US"/>
        </w:rPr>
        <w:t>,</w:t>
      </w:r>
      <w:r w:rsidRPr="009747DC">
        <w:rPr>
          <w:rFonts w:ascii="Calibri" w:eastAsiaTheme="minorEastAsia" w:hAnsi="Calibri" w:cstheme="minorBidi"/>
          <w:i/>
          <w:color w:val="FF0000"/>
          <w:sz w:val="22"/>
          <w:szCs w:val="22"/>
          <w:lang w:eastAsia="en-US"/>
        </w:rPr>
        <w:t xml:space="preserve"> assets that keep growing even when markets fluctuate. Trees grow continuously, regardless of economic conditions, providing stability and resilience during uncertain times.</w:t>
      </w:r>
    </w:p>
    <w:p w14:paraId="167E7E84" w14:textId="77777777" w:rsidR="009747DC" w:rsidRPr="009747DC" w:rsidRDefault="009747DC" w:rsidP="009747DC">
      <w:pPr>
        <w:pStyle w:val="font-claude-response-body"/>
        <w:rPr>
          <w:rFonts w:ascii="Calibri" w:eastAsiaTheme="minorEastAsia" w:hAnsi="Calibri" w:cstheme="minorBidi"/>
          <w:i/>
          <w:color w:val="FF0000"/>
          <w:sz w:val="22"/>
          <w:szCs w:val="22"/>
          <w:lang w:eastAsia="en-US"/>
        </w:rPr>
      </w:pPr>
      <w:r w:rsidRPr="009747DC">
        <w:rPr>
          <w:rFonts w:ascii="Calibri" w:eastAsiaTheme="minorEastAsia" w:hAnsi="Calibri" w:cstheme="minorBidi"/>
          <w:b/>
          <w:bCs/>
          <w:i/>
          <w:color w:val="FF0000"/>
          <w:sz w:val="22"/>
          <w:szCs w:val="22"/>
          <w:lang w:eastAsia="en-US"/>
        </w:rPr>
        <w:t>Step 2: Define Your Investment Horizon</w:t>
      </w:r>
    </w:p>
    <w:p w14:paraId="0DC84780" w14:textId="77777777" w:rsidR="009747DC" w:rsidRPr="009747DC" w:rsidRDefault="009747DC" w:rsidP="009747DC">
      <w:pPr>
        <w:pStyle w:val="font-claude-response-body"/>
        <w:rPr>
          <w:rFonts w:ascii="Calibri" w:eastAsiaTheme="minorEastAsia" w:hAnsi="Calibri" w:cstheme="minorBidi"/>
          <w:i/>
          <w:color w:val="FF0000"/>
          <w:sz w:val="22"/>
          <w:szCs w:val="22"/>
          <w:lang w:eastAsia="en-US"/>
        </w:rPr>
      </w:pPr>
      <w:r w:rsidRPr="009747DC">
        <w:rPr>
          <w:rFonts w:ascii="Calibri" w:eastAsiaTheme="minorEastAsia" w:hAnsi="Calibri" w:cstheme="minorBidi"/>
          <w:i/>
          <w:color w:val="FF0000"/>
          <w:sz w:val="22"/>
          <w:szCs w:val="22"/>
          <w:lang w:eastAsia="en-US"/>
        </w:rPr>
        <w:t>Agroforestry is a long-term commitment, designed for investors seeking consistent growth rather than short-term speculation.</w:t>
      </w:r>
    </w:p>
    <w:p w14:paraId="576BC028" w14:textId="77777777" w:rsidR="009747DC" w:rsidRPr="009747DC" w:rsidRDefault="009747DC" w:rsidP="009747DC">
      <w:pPr>
        <w:pStyle w:val="font-claude-response-body"/>
        <w:rPr>
          <w:rFonts w:ascii="Calibri" w:eastAsiaTheme="minorEastAsia" w:hAnsi="Calibri" w:cstheme="minorBidi"/>
          <w:i/>
          <w:color w:val="FF0000"/>
          <w:sz w:val="22"/>
          <w:szCs w:val="22"/>
          <w:lang w:eastAsia="en-US"/>
        </w:rPr>
      </w:pPr>
      <w:r w:rsidRPr="009747DC">
        <w:rPr>
          <w:rFonts w:ascii="Calibri" w:eastAsiaTheme="minorEastAsia" w:hAnsi="Calibri" w:cstheme="minorBidi"/>
          <w:i/>
          <w:color w:val="FF0000"/>
          <w:sz w:val="22"/>
          <w:szCs w:val="22"/>
          <w:lang w:eastAsia="en-US"/>
        </w:rPr>
        <w:t>Decide whether you're investing for:</w:t>
      </w:r>
    </w:p>
    <w:p w14:paraId="5BB7A362" w14:textId="0730B016" w:rsidR="009747DC" w:rsidRPr="009747DC" w:rsidRDefault="009747DC" w:rsidP="009747DC">
      <w:pPr>
        <w:pStyle w:val="whitespace-normal"/>
        <w:numPr>
          <w:ilvl w:val="0"/>
          <w:numId w:val="12"/>
        </w:numPr>
        <w:rPr>
          <w:rFonts w:ascii="Calibri" w:eastAsiaTheme="minorEastAsia" w:hAnsi="Calibri" w:cstheme="minorBidi"/>
          <w:i/>
          <w:color w:val="FF0000"/>
          <w:sz w:val="22"/>
          <w:szCs w:val="22"/>
          <w:lang w:eastAsia="en-US"/>
        </w:rPr>
      </w:pPr>
      <w:r w:rsidRPr="009747DC">
        <w:rPr>
          <w:rFonts w:ascii="Calibri" w:eastAsiaTheme="minorEastAsia" w:hAnsi="Calibri" w:cstheme="minorBidi"/>
          <w:i/>
          <w:color w:val="FF0000"/>
          <w:sz w:val="22"/>
          <w:szCs w:val="22"/>
          <w:lang w:eastAsia="en-US"/>
        </w:rPr>
        <w:t xml:space="preserve">Regular </w:t>
      </w:r>
      <w:ins w:id="241" w:author="mark quinn" w:date="2026-03-14T11:31:00Z" w16du:dateUtc="2026-03-14T03:31:00Z">
        <w:r w:rsidR="00EA66B4" w:rsidRPr="00EA66B4">
          <w:rPr>
            <w:rFonts w:ascii="Calibri" w:eastAsiaTheme="minorEastAsia" w:hAnsi="Calibri" w:cstheme="minorBidi"/>
            <w:i/>
            <w:color w:val="A6A6A6" w:themeColor="background1" w:themeShade="A6"/>
            <w:sz w:val="22"/>
            <w:szCs w:val="22"/>
            <w:lang w:eastAsia="en-US"/>
            <w:rPrChange w:id="242" w:author="mark quinn" w:date="2026-03-14T11:31:00Z" w16du:dateUtc="2026-03-14T03:31:00Z">
              <w:rPr>
                <w:rFonts w:ascii="Calibri" w:eastAsiaTheme="minorEastAsia" w:hAnsi="Calibri" w:cstheme="minorBidi"/>
                <w:i/>
                <w:color w:val="FF0000"/>
                <w:sz w:val="22"/>
                <w:szCs w:val="22"/>
                <w:lang w:eastAsia="en-US"/>
              </w:rPr>
            </w:rPrChange>
          </w:rPr>
          <w:t>recurring</w:t>
        </w:r>
        <w:r w:rsidR="00EA66B4">
          <w:rPr>
            <w:rFonts w:ascii="Calibri" w:eastAsiaTheme="minorEastAsia" w:hAnsi="Calibri" w:cstheme="minorBidi"/>
            <w:i/>
            <w:color w:val="FF0000"/>
            <w:sz w:val="22"/>
            <w:szCs w:val="22"/>
            <w:lang w:eastAsia="en-US"/>
          </w:rPr>
          <w:t xml:space="preserve"> </w:t>
        </w:r>
      </w:ins>
      <w:r w:rsidRPr="009747DC">
        <w:rPr>
          <w:rFonts w:ascii="Calibri" w:eastAsiaTheme="minorEastAsia" w:hAnsi="Calibri" w:cstheme="minorBidi"/>
          <w:i/>
          <w:color w:val="FF0000"/>
          <w:sz w:val="22"/>
          <w:szCs w:val="22"/>
          <w:lang w:eastAsia="en-US"/>
        </w:rPr>
        <w:t>income from mango harvests (years 5-25)</w:t>
      </w:r>
    </w:p>
    <w:p w14:paraId="2F03D32D" w14:textId="77777777" w:rsidR="009747DC" w:rsidRPr="009747DC" w:rsidRDefault="009747DC" w:rsidP="009747DC">
      <w:pPr>
        <w:pStyle w:val="whitespace-normal"/>
        <w:numPr>
          <w:ilvl w:val="0"/>
          <w:numId w:val="12"/>
        </w:numPr>
        <w:rPr>
          <w:rFonts w:ascii="Calibri" w:eastAsiaTheme="minorEastAsia" w:hAnsi="Calibri" w:cstheme="minorBidi"/>
          <w:i/>
          <w:color w:val="FF0000"/>
          <w:sz w:val="22"/>
          <w:szCs w:val="22"/>
          <w:lang w:eastAsia="en-US"/>
        </w:rPr>
      </w:pPr>
      <w:r w:rsidRPr="009747DC">
        <w:rPr>
          <w:rFonts w:ascii="Calibri" w:eastAsiaTheme="minorEastAsia" w:hAnsi="Calibri" w:cstheme="minorBidi"/>
          <w:i/>
          <w:color w:val="FF0000"/>
          <w:sz w:val="22"/>
          <w:szCs w:val="22"/>
          <w:lang w:eastAsia="en-US"/>
        </w:rPr>
        <w:t>Medium-term profits from agarwood production (years 9-10)</w:t>
      </w:r>
    </w:p>
    <w:p w14:paraId="40C92064" w14:textId="77777777" w:rsidR="009747DC" w:rsidRPr="009747DC" w:rsidRDefault="009747DC" w:rsidP="009747DC">
      <w:pPr>
        <w:pStyle w:val="whitespace-normal"/>
        <w:numPr>
          <w:ilvl w:val="0"/>
          <w:numId w:val="12"/>
        </w:numPr>
        <w:rPr>
          <w:rFonts w:ascii="Calibri" w:eastAsiaTheme="minorEastAsia" w:hAnsi="Calibri" w:cstheme="minorBidi"/>
          <w:i/>
          <w:color w:val="FF0000"/>
          <w:sz w:val="22"/>
          <w:szCs w:val="22"/>
          <w:lang w:eastAsia="en-US"/>
        </w:rPr>
      </w:pPr>
      <w:r w:rsidRPr="009747DC">
        <w:rPr>
          <w:rFonts w:ascii="Calibri" w:eastAsiaTheme="minorEastAsia" w:hAnsi="Calibri" w:cstheme="minorBidi"/>
          <w:i/>
          <w:color w:val="FF0000"/>
          <w:sz w:val="22"/>
          <w:szCs w:val="22"/>
          <w:lang w:eastAsia="en-US"/>
        </w:rPr>
        <w:t>Future wealth or retirement planning</w:t>
      </w:r>
    </w:p>
    <w:p w14:paraId="7EEC7B42" w14:textId="77777777" w:rsidR="009747DC" w:rsidRPr="009747DC" w:rsidRDefault="009747DC" w:rsidP="009747DC">
      <w:pPr>
        <w:pStyle w:val="font-claude-response-body"/>
        <w:rPr>
          <w:rFonts w:ascii="Calibri" w:eastAsiaTheme="minorEastAsia" w:hAnsi="Calibri" w:cstheme="minorBidi"/>
          <w:i/>
          <w:color w:val="FF0000"/>
          <w:sz w:val="22"/>
          <w:szCs w:val="22"/>
          <w:lang w:eastAsia="en-US"/>
        </w:rPr>
      </w:pPr>
      <w:r w:rsidRPr="009747DC">
        <w:rPr>
          <w:rFonts w:ascii="Calibri" w:eastAsiaTheme="minorEastAsia" w:hAnsi="Calibri" w:cstheme="minorBidi"/>
          <w:i/>
          <w:color w:val="FF0000"/>
          <w:sz w:val="22"/>
          <w:szCs w:val="22"/>
          <w:lang w:eastAsia="en-US"/>
        </w:rPr>
        <w:t>By defining your timeframe and objectives, you can choose the investment structure that best matches your financial goals and risk tolerance.</w:t>
      </w:r>
    </w:p>
    <w:p w14:paraId="5141987F" w14:textId="77777777" w:rsidR="009747DC" w:rsidRPr="009747DC" w:rsidRDefault="009747DC" w:rsidP="009747DC">
      <w:pPr>
        <w:pStyle w:val="font-claude-response-body"/>
        <w:rPr>
          <w:rFonts w:ascii="Calibri" w:eastAsiaTheme="minorEastAsia" w:hAnsi="Calibri" w:cstheme="minorBidi"/>
          <w:i/>
          <w:color w:val="FF0000"/>
          <w:sz w:val="22"/>
          <w:szCs w:val="22"/>
          <w:lang w:eastAsia="en-US"/>
        </w:rPr>
      </w:pPr>
      <w:r w:rsidRPr="009747DC">
        <w:rPr>
          <w:rFonts w:ascii="Calibri" w:eastAsiaTheme="minorEastAsia" w:hAnsi="Calibri" w:cstheme="minorBidi"/>
          <w:b/>
          <w:bCs/>
          <w:i/>
          <w:color w:val="FF0000"/>
          <w:sz w:val="22"/>
          <w:szCs w:val="22"/>
          <w:lang w:eastAsia="en-US"/>
        </w:rPr>
        <w:t>Step 3: Contact Golden Forests</w:t>
      </w:r>
    </w:p>
    <w:p w14:paraId="5C843433" w14:textId="05CF8E66" w:rsidR="009747DC" w:rsidRPr="009747DC" w:rsidRDefault="009747DC" w:rsidP="009747DC">
      <w:pPr>
        <w:pStyle w:val="font-claude-response-body"/>
        <w:rPr>
          <w:rFonts w:ascii="Calibri" w:eastAsiaTheme="minorEastAsia" w:hAnsi="Calibri" w:cstheme="minorBidi"/>
          <w:i/>
          <w:color w:val="FF0000"/>
          <w:sz w:val="22"/>
          <w:szCs w:val="22"/>
          <w:lang w:eastAsia="en-US"/>
        </w:rPr>
      </w:pPr>
      <w:r w:rsidRPr="009747DC">
        <w:rPr>
          <w:rFonts w:ascii="Calibri" w:eastAsiaTheme="minorEastAsia" w:hAnsi="Calibri" w:cstheme="minorBidi"/>
          <w:i/>
          <w:color w:val="FF0000"/>
          <w:sz w:val="22"/>
          <w:szCs w:val="22"/>
          <w:lang w:eastAsia="en-US"/>
        </w:rPr>
        <w:t>Explore how Golden Forests operates, review our documentation, and ask as many questions as you like. We are fully transparent about our methods, technology,</w:t>
      </w:r>
      <w:ins w:id="243" w:author="mark quinn" w:date="2026-03-14T11:31:00Z" w16du:dateUtc="2026-03-14T03:31:00Z">
        <w:r w:rsidR="00EA66B4">
          <w:rPr>
            <w:rFonts w:ascii="Calibri" w:eastAsiaTheme="minorEastAsia" w:hAnsi="Calibri" w:cstheme="minorBidi"/>
            <w:i/>
            <w:color w:val="FF0000"/>
            <w:sz w:val="22"/>
            <w:szCs w:val="22"/>
            <w:lang w:eastAsia="en-US"/>
          </w:rPr>
          <w:t xml:space="preserve"> </w:t>
        </w:r>
        <w:r w:rsidR="00EA66B4" w:rsidRPr="00EA66B4">
          <w:rPr>
            <w:rFonts w:ascii="Calibri" w:eastAsiaTheme="minorEastAsia" w:hAnsi="Calibri" w:cstheme="minorBidi"/>
            <w:i/>
            <w:color w:val="A6A6A6" w:themeColor="background1" w:themeShade="A6"/>
            <w:sz w:val="22"/>
            <w:szCs w:val="22"/>
            <w:lang w:eastAsia="en-US"/>
            <w:rPrChange w:id="244" w:author="mark quinn" w:date="2026-03-14T11:31:00Z" w16du:dateUtc="2026-03-14T03:31:00Z">
              <w:rPr>
                <w:rFonts w:ascii="Calibri" w:eastAsiaTheme="minorEastAsia" w:hAnsi="Calibri" w:cstheme="minorBidi"/>
                <w:i/>
                <w:color w:val="FF0000"/>
                <w:sz w:val="22"/>
                <w:szCs w:val="22"/>
                <w:lang w:eastAsia="en-US"/>
              </w:rPr>
            </w:rPrChange>
          </w:rPr>
          <w:t>projections</w:t>
        </w:r>
      </w:ins>
      <w:r w:rsidRPr="00EA66B4">
        <w:rPr>
          <w:rFonts w:ascii="Calibri" w:eastAsiaTheme="minorEastAsia" w:hAnsi="Calibri" w:cstheme="minorBidi"/>
          <w:i/>
          <w:color w:val="A6A6A6" w:themeColor="background1" w:themeShade="A6"/>
          <w:sz w:val="22"/>
          <w:szCs w:val="22"/>
          <w:lang w:eastAsia="en-US"/>
          <w:rPrChange w:id="245" w:author="mark quinn" w:date="2026-03-14T11:31:00Z" w16du:dateUtc="2026-03-14T03:31:00Z">
            <w:rPr>
              <w:rFonts w:ascii="Calibri" w:eastAsiaTheme="minorEastAsia" w:hAnsi="Calibri" w:cstheme="minorBidi"/>
              <w:i/>
              <w:color w:val="FF0000"/>
              <w:sz w:val="22"/>
              <w:szCs w:val="22"/>
              <w:lang w:eastAsia="en-US"/>
            </w:rPr>
          </w:rPrChange>
        </w:rPr>
        <w:t xml:space="preserve"> a</w:t>
      </w:r>
      <w:r w:rsidRPr="009747DC">
        <w:rPr>
          <w:rFonts w:ascii="Calibri" w:eastAsiaTheme="minorEastAsia" w:hAnsi="Calibri" w:cstheme="minorBidi"/>
          <w:i/>
          <w:color w:val="FF0000"/>
          <w:sz w:val="22"/>
          <w:szCs w:val="22"/>
          <w:lang w:eastAsia="en-US"/>
        </w:rPr>
        <w:t>nd results.</w:t>
      </w:r>
    </w:p>
    <w:p w14:paraId="56D3703A" w14:textId="512C8A3C" w:rsidR="009747DC" w:rsidRPr="00EA66B4" w:rsidRDefault="009747DC" w:rsidP="009747DC">
      <w:pPr>
        <w:pStyle w:val="font-claude-response-body"/>
        <w:rPr>
          <w:rFonts w:ascii="Calibri" w:eastAsiaTheme="minorEastAsia" w:hAnsi="Calibri" w:cstheme="minorBidi"/>
          <w:i/>
          <w:color w:val="A6A6A6" w:themeColor="background1" w:themeShade="A6"/>
          <w:sz w:val="22"/>
          <w:szCs w:val="22"/>
          <w:lang w:eastAsia="en-US"/>
          <w:rPrChange w:id="246" w:author="mark quinn" w:date="2026-03-14T11:32:00Z" w16du:dateUtc="2026-03-14T03:32:00Z">
            <w:rPr>
              <w:rFonts w:ascii="Calibri" w:eastAsiaTheme="minorEastAsia" w:hAnsi="Calibri" w:cstheme="minorBidi"/>
              <w:i/>
              <w:color w:val="FF0000"/>
              <w:sz w:val="22"/>
              <w:szCs w:val="22"/>
              <w:lang w:eastAsia="en-US"/>
            </w:rPr>
          </w:rPrChange>
        </w:rPr>
      </w:pPr>
      <w:r w:rsidRPr="009747DC">
        <w:rPr>
          <w:rFonts w:ascii="Calibri" w:eastAsiaTheme="minorEastAsia" w:hAnsi="Calibri" w:cstheme="minorBidi"/>
          <w:i/>
          <w:color w:val="FF0000"/>
          <w:sz w:val="22"/>
          <w:szCs w:val="22"/>
          <w:lang w:eastAsia="en-US"/>
        </w:rPr>
        <w:t xml:space="preserve">For investors who wish to visit, we offer a structured client plantation visit programme in </w:t>
      </w:r>
      <w:r w:rsidRPr="00EA66B4">
        <w:rPr>
          <w:rFonts w:ascii="Calibri" w:eastAsiaTheme="minorEastAsia" w:hAnsi="Calibri" w:cstheme="minorBidi"/>
          <w:i/>
          <w:color w:val="A6A6A6" w:themeColor="background1" w:themeShade="A6"/>
          <w:sz w:val="22"/>
          <w:szCs w:val="22"/>
          <w:lang w:eastAsia="en-US"/>
          <w:rPrChange w:id="247" w:author="mark quinn" w:date="2026-03-14T11:32:00Z" w16du:dateUtc="2026-03-14T03:32:00Z">
            <w:rPr>
              <w:rFonts w:ascii="Calibri" w:eastAsiaTheme="minorEastAsia" w:hAnsi="Calibri" w:cstheme="minorBidi"/>
              <w:i/>
              <w:color w:val="FF0000"/>
              <w:sz w:val="22"/>
              <w:szCs w:val="22"/>
              <w:lang w:eastAsia="en-US"/>
            </w:rPr>
          </w:rPrChange>
        </w:rPr>
        <w:t>Southern</w:t>
      </w:r>
      <w:r w:rsidRPr="009747DC">
        <w:rPr>
          <w:rFonts w:ascii="Calibri" w:eastAsiaTheme="minorEastAsia" w:hAnsi="Calibri" w:cstheme="minorBidi"/>
          <w:i/>
          <w:color w:val="FF0000"/>
          <w:sz w:val="22"/>
          <w:szCs w:val="22"/>
          <w:lang w:eastAsia="en-US"/>
        </w:rPr>
        <w:t xml:space="preserve"> Zambales</w:t>
      </w:r>
      <w:ins w:id="248" w:author="mark quinn" w:date="2026-03-14T11:32:00Z" w16du:dateUtc="2026-03-14T03:32:00Z">
        <w:r w:rsidR="00EA66B4">
          <w:rPr>
            <w:rFonts w:ascii="Calibri" w:eastAsiaTheme="minorEastAsia" w:hAnsi="Calibri" w:cstheme="minorBidi"/>
            <w:i/>
            <w:color w:val="FF0000"/>
            <w:sz w:val="22"/>
            <w:szCs w:val="22"/>
            <w:lang w:eastAsia="en-US"/>
          </w:rPr>
          <w:t xml:space="preserve"> </w:t>
        </w:r>
        <w:r w:rsidR="00EA66B4" w:rsidRPr="00EA66B4">
          <w:rPr>
            <w:rFonts w:ascii="Calibri" w:eastAsiaTheme="minorEastAsia" w:hAnsi="Calibri" w:cstheme="minorBidi"/>
            <w:i/>
            <w:color w:val="A6A6A6" w:themeColor="background1" w:themeShade="A6"/>
            <w:sz w:val="22"/>
            <w:szCs w:val="22"/>
            <w:lang w:eastAsia="en-US"/>
            <w:rPrChange w:id="249" w:author="mark quinn" w:date="2026-03-14T11:32:00Z" w16du:dateUtc="2026-03-14T03:32:00Z">
              <w:rPr>
                <w:rFonts w:ascii="Calibri" w:eastAsiaTheme="minorEastAsia" w:hAnsi="Calibri" w:cstheme="minorBidi"/>
                <w:i/>
                <w:color w:val="FF0000"/>
                <w:sz w:val="22"/>
                <w:szCs w:val="22"/>
                <w:lang w:eastAsia="en-US"/>
              </w:rPr>
            </w:rPrChange>
          </w:rPr>
          <w:t>Province</w:t>
        </w:r>
      </w:ins>
      <w:r w:rsidRPr="009747DC">
        <w:rPr>
          <w:rFonts w:ascii="Calibri" w:eastAsiaTheme="minorEastAsia" w:hAnsi="Calibri" w:cstheme="minorBidi"/>
          <w:i/>
          <w:color w:val="FF0000"/>
          <w:sz w:val="22"/>
          <w:szCs w:val="22"/>
          <w:lang w:eastAsia="en-US"/>
        </w:rPr>
        <w:t xml:space="preserve"> (1.5 hours from Clark International Airport</w:t>
      </w:r>
      <w:ins w:id="250" w:author="mark quinn" w:date="2026-03-14T11:32:00Z" w16du:dateUtc="2026-03-14T03:32:00Z">
        <w:r w:rsidR="00EA66B4">
          <w:rPr>
            <w:rFonts w:ascii="Calibri" w:eastAsiaTheme="minorEastAsia" w:hAnsi="Calibri" w:cstheme="minorBidi"/>
            <w:i/>
            <w:color w:val="FF0000"/>
            <w:sz w:val="22"/>
            <w:szCs w:val="22"/>
            <w:lang w:eastAsia="en-US"/>
          </w:rPr>
          <w:t xml:space="preserve"> </w:t>
        </w:r>
        <w:r w:rsidR="00EA66B4" w:rsidRPr="00EA66B4">
          <w:rPr>
            <w:rFonts w:ascii="Calibri" w:eastAsiaTheme="minorEastAsia" w:hAnsi="Calibri" w:cstheme="minorBidi"/>
            <w:i/>
            <w:color w:val="A6A6A6" w:themeColor="background1" w:themeShade="A6"/>
            <w:sz w:val="22"/>
            <w:szCs w:val="22"/>
            <w:lang w:eastAsia="en-US"/>
            <w:rPrChange w:id="251" w:author="mark quinn" w:date="2026-03-14T11:32:00Z" w16du:dateUtc="2026-03-14T03:32:00Z">
              <w:rPr>
                <w:rFonts w:ascii="Calibri" w:eastAsiaTheme="minorEastAsia" w:hAnsi="Calibri" w:cstheme="minorBidi"/>
                <w:i/>
                <w:color w:val="FF0000"/>
                <w:sz w:val="22"/>
                <w:szCs w:val="22"/>
                <w:lang w:eastAsia="en-US"/>
              </w:rPr>
            </w:rPrChange>
          </w:rPr>
          <w:t>and 4 hours from Manila International Airport</w:t>
        </w:r>
      </w:ins>
      <w:r w:rsidRPr="00EA66B4">
        <w:rPr>
          <w:rFonts w:ascii="Calibri" w:eastAsiaTheme="minorEastAsia" w:hAnsi="Calibri" w:cstheme="minorBidi"/>
          <w:i/>
          <w:color w:val="A6A6A6" w:themeColor="background1" w:themeShade="A6"/>
          <w:sz w:val="22"/>
          <w:szCs w:val="22"/>
          <w:lang w:eastAsia="en-US"/>
          <w:rPrChange w:id="252" w:author="mark quinn" w:date="2026-03-14T11:32:00Z" w16du:dateUtc="2026-03-14T03:32:00Z">
            <w:rPr>
              <w:rFonts w:ascii="Calibri" w:eastAsiaTheme="minorEastAsia" w:hAnsi="Calibri" w:cstheme="minorBidi"/>
              <w:i/>
              <w:color w:val="FF0000"/>
              <w:sz w:val="22"/>
              <w:szCs w:val="22"/>
              <w:lang w:eastAsia="en-US"/>
            </w:rPr>
          </w:rPrChange>
        </w:rPr>
        <w:t>).</w:t>
      </w:r>
    </w:p>
    <w:p w14:paraId="035F9B4C" w14:textId="2A681854" w:rsidR="009747DC" w:rsidRPr="009747DC" w:rsidRDefault="009747DC" w:rsidP="009747DC">
      <w:pPr>
        <w:pStyle w:val="font-claude-response-body"/>
        <w:rPr>
          <w:rFonts w:ascii="Calibri" w:eastAsiaTheme="minorEastAsia" w:hAnsi="Calibri" w:cstheme="minorBidi"/>
          <w:iCs/>
          <w:color w:val="000000" w:themeColor="text1"/>
          <w:sz w:val="22"/>
          <w:szCs w:val="22"/>
          <w:lang w:eastAsia="en-US"/>
        </w:rPr>
      </w:pPr>
      <w:r w:rsidRPr="009747DC">
        <w:rPr>
          <w:rFonts w:ascii="Calibri" w:eastAsiaTheme="minorEastAsia" w:hAnsi="Calibri" w:cstheme="minorBidi"/>
          <w:i/>
          <w:color w:val="FF0000"/>
          <w:sz w:val="22"/>
          <w:szCs w:val="22"/>
          <w:lang w:eastAsia="en-US"/>
        </w:rPr>
        <w:t xml:space="preserve">For further information or to speak directly with a specialist: </w:t>
      </w:r>
      <w:ins w:id="253" w:author="mark quinn" w:date="2026-03-14T11:33:00Z" w16du:dateUtc="2026-03-14T03:33:00Z">
        <w:r w:rsidR="00EA66B4" w:rsidRPr="00EA66B4">
          <w:rPr>
            <w:rFonts w:ascii="Calibri" w:eastAsiaTheme="minorEastAsia" w:hAnsi="Calibri" w:cstheme="minorBidi"/>
            <w:i/>
            <w:color w:val="A6A6A6" w:themeColor="background1" w:themeShade="A6"/>
            <w:sz w:val="22"/>
            <w:szCs w:val="22"/>
            <w:lang w:eastAsia="en-US"/>
            <w:rPrChange w:id="254" w:author="mark quinn" w:date="2026-03-14T11:34:00Z" w16du:dateUtc="2026-03-14T03:34:00Z">
              <w:rPr>
                <w:rFonts w:ascii="Calibri" w:eastAsiaTheme="minorEastAsia" w:hAnsi="Calibri" w:cstheme="minorBidi"/>
                <w:i/>
                <w:color w:val="FF0000"/>
                <w:sz w:val="22"/>
                <w:szCs w:val="22"/>
                <w:lang w:eastAsia="en-US"/>
              </w:rPr>
            </w:rPrChange>
          </w:rPr>
          <w:t xml:space="preserve">visit </w:t>
        </w:r>
        <w:r w:rsidR="00EA66B4">
          <w:rPr>
            <w:rFonts w:ascii="Calibri" w:eastAsiaTheme="minorEastAsia" w:hAnsi="Calibri" w:cstheme="minorBidi"/>
            <w:i/>
            <w:color w:val="FF0000"/>
            <w:sz w:val="22"/>
            <w:szCs w:val="22"/>
            <w:lang w:eastAsia="en-US"/>
          </w:rPr>
          <w:fldChar w:fldCharType="begin"/>
        </w:r>
        <w:r w:rsidR="00EA66B4">
          <w:rPr>
            <w:rFonts w:ascii="Calibri" w:eastAsiaTheme="minorEastAsia" w:hAnsi="Calibri" w:cstheme="minorBidi"/>
            <w:i/>
            <w:color w:val="FF0000"/>
            <w:sz w:val="22"/>
            <w:szCs w:val="22"/>
            <w:lang w:eastAsia="en-US"/>
          </w:rPr>
          <w:instrText>HYPERLINK "http://</w:instrText>
        </w:r>
      </w:ins>
      <w:r w:rsidR="00EA66B4" w:rsidRPr="009747DC">
        <w:rPr>
          <w:rFonts w:ascii="Calibri" w:eastAsiaTheme="minorEastAsia" w:hAnsi="Calibri" w:cstheme="minorBidi"/>
          <w:i/>
          <w:color w:val="FF0000"/>
          <w:sz w:val="22"/>
          <w:szCs w:val="22"/>
          <w:lang w:eastAsia="en-US"/>
        </w:rPr>
        <w:instrText>www.goldenforests.ai</w:instrText>
      </w:r>
      <w:ins w:id="255" w:author="mark quinn" w:date="2026-03-14T11:33:00Z" w16du:dateUtc="2026-03-14T03:33:00Z">
        <w:r w:rsidR="00EA66B4">
          <w:rPr>
            <w:rFonts w:ascii="Calibri" w:eastAsiaTheme="minorEastAsia" w:hAnsi="Calibri" w:cstheme="minorBidi"/>
            <w:i/>
            <w:color w:val="FF0000"/>
            <w:sz w:val="22"/>
            <w:szCs w:val="22"/>
            <w:lang w:eastAsia="en-US"/>
          </w:rPr>
          <w:instrText>"</w:instrText>
        </w:r>
        <w:r w:rsidR="00EA66B4">
          <w:rPr>
            <w:rFonts w:ascii="Calibri" w:eastAsiaTheme="minorEastAsia" w:hAnsi="Calibri" w:cstheme="minorBidi"/>
            <w:i/>
            <w:color w:val="FF0000"/>
            <w:sz w:val="22"/>
            <w:szCs w:val="22"/>
            <w:lang w:eastAsia="en-US"/>
          </w:rPr>
          <w:fldChar w:fldCharType="separate"/>
        </w:r>
      </w:ins>
      <w:r w:rsidR="00EA66B4" w:rsidRPr="008D5EBA">
        <w:rPr>
          <w:rStyle w:val="Hyperlink"/>
          <w:rFonts w:ascii="Calibri" w:eastAsiaTheme="minorEastAsia" w:hAnsi="Calibri" w:cstheme="minorBidi"/>
          <w:i/>
          <w:sz w:val="22"/>
          <w:szCs w:val="22"/>
          <w:lang w:eastAsia="en-US"/>
        </w:rPr>
        <w:t>www.goldenforests.ai</w:t>
      </w:r>
      <w:ins w:id="256" w:author="mark quinn" w:date="2026-03-14T11:33:00Z" w16du:dateUtc="2026-03-14T03:33:00Z">
        <w:r w:rsidR="00EA66B4">
          <w:rPr>
            <w:rFonts w:ascii="Calibri" w:eastAsiaTheme="minorEastAsia" w:hAnsi="Calibri" w:cstheme="minorBidi"/>
            <w:i/>
            <w:color w:val="FF0000"/>
            <w:sz w:val="22"/>
            <w:szCs w:val="22"/>
            <w:lang w:eastAsia="en-US"/>
          </w:rPr>
          <w:fldChar w:fldCharType="end"/>
        </w:r>
      </w:ins>
      <w:r>
        <w:rPr>
          <w:rFonts w:ascii="Calibri" w:eastAsiaTheme="minorEastAsia" w:hAnsi="Calibri" w:cstheme="minorBidi"/>
          <w:i/>
          <w:color w:val="FF0000"/>
          <w:sz w:val="22"/>
          <w:szCs w:val="22"/>
          <w:lang w:eastAsia="en-US"/>
        </w:rPr>
        <w:t xml:space="preserve"> </w:t>
      </w:r>
      <w:ins w:id="257" w:author="mark quinn" w:date="2026-03-14T11:33:00Z" w16du:dateUtc="2026-03-14T03:33:00Z">
        <w:r w:rsidR="00EA66B4" w:rsidRPr="00EA66B4">
          <w:rPr>
            <w:rFonts w:ascii="Calibri" w:eastAsiaTheme="minorEastAsia" w:hAnsi="Calibri" w:cstheme="minorBidi"/>
            <w:i/>
            <w:color w:val="A6A6A6" w:themeColor="background1" w:themeShade="A6"/>
            <w:sz w:val="22"/>
            <w:szCs w:val="22"/>
            <w:lang w:eastAsia="en-US"/>
            <w:rPrChange w:id="258" w:author="mark quinn" w:date="2026-03-14T11:34:00Z" w16du:dateUtc="2026-03-14T03:34:00Z">
              <w:rPr>
                <w:rFonts w:ascii="Calibri" w:eastAsiaTheme="minorEastAsia" w:hAnsi="Calibri" w:cstheme="minorBidi"/>
                <w:i/>
                <w:color w:val="FF0000"/>
                <w:sz w:val="22"/>
                <w:szCs w:val="22"/>
                <w:lang w:eastAsia="en-US"/>
              </w:rPr>
            </w:rPrChange>
          </w:rPr>
          <w:t xml:space="preserve">or Contact us by email: </w:t>
        </w:r>
        <w:proofErr w:type="spellStart"/>
        <w:r w:rsidR="00EA66B4" w:rsidRPr="00EA66B4">
          <w:rPr>
            <w:rFonts w:ascii="Calibri" w:eastAsiaTheme="minorEastAsia" w:hAnsi="Calibri" w:cstheme="minorBidi"/>
            <w:i/>
            <w:color w:val="A6A6A6" w:themeColor="background1" w:themeShade="A6"/>
            <w:sz w:val="22"/>
            <w:szCs w:val="22"/>
            <w:lang w:eastAsia="en-US"/>
            <w:rPrChange w:id="259" w:author="mark quinn" w:date="2026-03-14T11:34:00Z" w16du:dateUtc="2026-03-14T03:34:00Z">
              <w:rPr>
                <w:rFonts w:ascii="Calibri" w:eastAsiaTheme="minorEastAsia" w:hAnsi="Calibri" w:cstheme="minorBidi"/>
                <w:i/>
                <w:color w:val="FF0000"/>
                <w:sz w:val="22"/>
                <w:szCs w:val="22"/>
                <w:lang w:eastAsia="en-US"/>
              </w:rPr>
            </w:rPrChange>
          </w:rPr>
          <w:t>office@goldenforests.ai</w:t>
        </w:r>
      </w:ins>
      <w:r w:rsidRPr="009747DC">
        <w:rPr>
          <w:rFonts w:ascii="Calibri" w:eastAsiaTheme="minorEastAsia" w:hAnsi="Calibri" w:cstheme="minorBidi"/>
          <w:iCs/>
          <w:color w:val="000000" w:themeColor="text1"/>
          <w:sz w:val="22"/>
          <w:szCs w:val="22"/>
          <w:highlight w:val="green"/>
          <w:lang w:eastAsia="en-US"/>
        </w:rPr>
        <w:t>MARK</w:t>
      </w:r>
      <w:proofErr w:type="spellEnd"/>
      <w:r w:rsidRPr="009747DC">
        <w:rPr>
          <w:rFonts w:ascii="Calibri" w:eastAsiaTheme="minorEastAsia" w:hAnsi="Calibri" w:cstheme="minorBidi"/>
          <w:iCs/>
          <w:color w:val="000000" w:themeColor="text1"/>
          <w:sz w:val="22"/>
          <w:szCs w:val="22"/>
          <w:highlight w:val="green"/>
          <w:lang w:eastAsia="en-US"/>
        </w:rPr>
        <w:t>: I THINK THIS IS A BETTER APPROACH BUT WE NEED THE WEBSITE</w:t>
      </w:r>
      <w:r w:rsidR="000908D3">
        <w:rPr>
          <w:rFonts w:ascii="Calibri" w:eastAsiaTheme="minorEastAsia" w:hAnsi="Calibri" w:cstheme="minorBidi"/>
          <w:iCs/>
          <w:color w:val="000000" w:themeColor="text1"/>
          <w:sz w:val="22"/>
          <w:szCs w:val="22"/>
          <w:highlight w:val="green"/>
          <w:lang w:eastAsia="en-US"/>
        </w:rPr>
        <w:t>, I HAVE BASED IT ON THE ORIGINAL</w:t>
      </w:r>
      <w:r w:rsidRPr="009747DC">
        <w:rPr>
          <w:rFonts w:ascii="Calibri" w:eastAsiaTheme="minorEastAsia" w:hAnsi="Calibri" w:cstheme="minorBidi"/>
          <w:iCs/>
          <w:color w:val="000000" w:themeColor="text1"/>
          <w:sz w:val="22"/>
          <w:szCs w:val="22"/>
          <w:highlight w:val="green"/>
          <w:lang w:eastAsia="en-US"/>
        </w:rPr>
        <w:t>.</w:t>
      </w:r>
    </w:p>
    <w:p w14:paraId="359F2C7E" w14:textId="77777777" w:rsidR="007C7C88" w:rsidRDefault="007D654A">
      <w:r>
        <w:t>______________________________________________________________________</w:t>
      </w:r>
    </w:p>
    <w:p w14:paraId="367ABE35" w14:textId="77777777" w:rsidR="007C7C88" w:rsidRDefault="007D654A">
      <w:r>
        <w:br w:type="page"/>
      </w:r>
    </w:p>
    <w:p w14:paraId="1DDFC854" w14:textId="77777777" w:rsidR="007C7C88" w:rsidRPr="000908D3" w:rsidRDefault="007D654A">
      <w:pPr>
        <w:pStyle w:val="Heading1"/>
        <w:rPr>
          <w:color w:val="000000" w:themeColor="text1"/>
        </w:rPr>
      </w:pPr>
      <w:r w:rsidRPr="000908D3">
        <w:rPr>
          <w:color w:val="000000" w:themeColor="text1"/>
        </w:rPr>
        <w:lastRenderedPageBreak/>
        <w:t>11. PAYMENTS, RETURNS, AND REALISTIC EXPECTATIONS</w:t>
      </w:r>
    </w:p>
    <w:p w14:paraId="2D150686" w14:textId="77777777" w:rsidR="007C7C88" w:rsidRDefault="007D654A">
      <w:r>
        <w:rPr>
          <w:b/>
        </w:rPr>
        <w:t>Q: How and when will I receive my harvest income?</w:t>
      </w:r>
    </w:p>
    <w:p w14:paraId="314D53A5" w14:textId="77777777" w:rsidR="00711E87" w:rsidRDefault="007D654A">
      <w:r>
        <w:t>A: All harvest proceeds will be distributed by 31 December of the harvest year.</w:t>
      </w:r>
      <w:r>
        <w:br/>
      </w:r>
      <w:r>
        <w:br/>
        <w:t xml:space="preserve">You can choose to receive payments via: </w:t>
      </w:r>
    </w:p>
    <w:p w14:paraId="775E9C0A" w14:textId="2EE8C3D8" w:rsidR="00711E87" w:rsidRDefault="007D654A" w:rsidP="00711E87">
      <w:pPr>
        <w:pStyle w:val="ListParagraph"/>
        <w:numPr>
          <w:ilvl w:val="0"/>
          <w:numId w:val="13"/>
        </w:numPr>
      </w:pPr>
      <w:r>
        <w:t>Bank transfer in your preferred currency</w:t>
      </w:r>
      <w:ins w:id="260" w:author="mark quinn" w:date="2026-03-14T11:37:00Z" w16du:dateUtc="2026-03-14T03:37:00Z">
        <w:r w:rsidR="00EA66B4">
          <w:t xml:space="preserve"> </w:t>
        </w:r>
        <w:r w:rsidR="00EA66B4" w:rsidRPr="00EA66B4">
          <w:rPr>
            <w:color w:val="A6A6A6" w:themeColor="background1" w:themeShade="A6"/>
            <w:rPrChange w:id="261" w:author="mark quinn" w:date="2026-03-14T11:38:00Z" w16du:dateUtc="2026-03-14T03:38:00Z">
              <w:rPr/>
            </w:rPrChange>
          </w:rPr>
          <w:t>(</w:t>
        </w:r>
      </w:ins>
      <w:ins w:id="262" w:author="mark quinn" w:date="2026-03-14T11:40:00Z" w16du:dateUtc="2026-03-14T03:40:00Z">
        <w:r w:rsidR="00EA66B4">
          <w:rPr>
            <w:color w:val="A6A6A6" w:themeColor="background1" w:themeShade="A6"/>
          </w:rPr>
          <w:t xml:space="preserve">subject to </w:t>
        </w:r>
      </w:ins>
      <w:ins w:id="263" w:author="mark quinn" w:date="2026-03-14T11:38:00Z" w16du:dateUtc="2026-03-14T03:38:00Z">
        <w:r w:rsidR="00EA66B4">
          <w:rPr>
            <w:color w:val="A6A6A6" w:themeColor="background1" w:themeShade="A6"/>
          </w:rPr>
          <w:t>variable exchange rates</w:t>
        </w:r>
        <w:r w:rsidR="00EA66B4" w:rsidRPr="00EA66B4">
          <w:rPr>
            <w:color w:val="A6A6A6" w:themeColor="background1" w:themeShade="A6"/>
            <w:rPrChange w:id="264" w:author="mark quinn" w:date="2026-03-14T11:38:00Z" w16du:dateUtc="2026-03-14T03:38:00Z">
              <w:rPr/>
            </w:rPrChange>
          </w:rPr>
          <w:t>)</w:t>
        </w:r>
        <w:r w:rsidR="00EA66B4" w:rsidRPr="00EA66B4">
          <w:t xml:space="preserve"> </w:t>
        </w:r>
      </w:ins>
    </w:p>
    <w:p w14:paraId="7243DC9F" w14:textId="77777777" w:rsidR="00711E87" w:rsidRDefault="007D654A" w:rsidP="00711E87">
      <w:pPr>
        <w:pStyle w:val="ListParagraph"/>
        <w:numPr>
          <w:ilvl w:val="0"/>
          <w:numId w:val="13"/>
        </w:numPr>
      </w:pPr>
      <w:r>
        <w:t>Cryptocurrency, upon request</w:t>
      </w:r>
    </w:p>
    <w:p w14:paraId="1AA80B83" w14:textId="51AAA386" w:rsidR="007C7C88" w:rsidRPr="00711E87" w:rsidRDefault="007D654A" w:rsidP="00711E87">
      <w:pPr>
        <w:pStyle w:val="ListParagraph"/>
        <w:numPr>
          <w:ilvl w:val="0"/>
          <w:numId w:val="13"/>
        </w:numPr>
        <w:rPr>
          <w:highlight w:val="green"/>
        </w:rPr>
      </w:pPr>
      <w:r w:rsidRPr="00711E87">
        <w:rPr>
          <w:highlight w:val="green"/>
        </w:rPr>
        <w:t>In-person collection at our Manila office</w:t>
      </w:r>
      <w:r w:rsidR="00711E87">
        <w:rPr>
          <w:highlight w:val="green"/>
        </w:rPr>
        <w:t xml:space="preserve"> MARK: I DO NOT LIKE THIS AT ALL. IT LENDS ITSELF TO ALL SORTS OF QUESTIONS ALONG THE LINES OF TAX EVASION. I KNOW WORD IS VERY KEEN ON THIS BUT THIS IS AN AREA I WOULD EXERCISE SERIOUS CAUTION.</w:t>
      </w:r>
      <w:ins w:id="265" w:author="mark quinn" w:date="2026-03-14T11:36:00Z" w16du:dateUtc="2026-03-14T03:36:00Z">
        <w:r w:rsidR="00EA66B4">
          <w:rPr>
            <w:highlight w:val="green"/>
          </w:rPr>
          <w:t xml:space="preserve">100% agreed, also we do not have plans </w:t>
        </w:r>
        <w:proofErr w:type="gramStart"/>
        <w:r w:rsidR="00EA66B4">
          <w:rPr>
            <w:highlight w:val="green"/>
          </w:rPr>
          <w:t>as of yet</w:t>
        </w:r>
        <w:proofErr w:type="gramEnd"/>
        <w:r w:rsidR="00EA66B4">
          <w:rPr>
            <w:highlight w:val="green"/>
          </w:rPr>
          <w:t xml:space="preserve"> to even staff our manila office.</w:t>
        </w:r>
      </w:ins>
      <w:ins w:id="266" w:author="mark quinn" w:date="2026-03-14T11:37:00Z" w16du:dateUtc="2026-03-14T03:37:00Z">
        <w:r w:rsidR="00EA66B4">
          <w:rPr>
            <w:highlight w:val="green"/>
          </w:rPr>
          <w:t xml:space="preserve"> This would be an audit and accounting bloody nightmare. </w:t>
        </w:r>
      </w:ins>
    </w:p>
    <w:p w14:paraId="3BCE6959" w14:textId="77777777" w:rsidR="007C7C88" w:rsidRDefault="007D654A">
      <w:r>
        <w:t>______________________________________________________________________</w:t>
      </w:r>
    </w:p>
    <w:p w14:paraId="78AC3D1E" w14:textId="77777777" w:rsidR="007C7C88" w:rsidRPr="007D3477" w:rsidRDefault="007D654A">
      <w:pPr>
        <w:rPr>
          <w:rFonts w:cs="Times New Roman (Body CS)"/>
          <w:strike/>
          <w:color w:val="000000" w:themeColor="text1"/>
        </w:rPr>
      </w:pPr>
      <w:r w:rsidRPr="007D3477">
        <w:rPr>
          <w:rFonts w:cs="Times New Roman (Body CS)"/>
          <w:b/>
          <w:strike/>
          <w:color w:val="000000" w:themeColor="text1"/>
        </w:rPr>
        <w:t>Q: These returns sound too good to be true — are they realistic?</w:t>
      </w:r>
    </w:p>
    <w:p w14:paraId="02B1942D" w14:textId="77777777" w:rsidR="007C7C88" w:rsidRDefault="007D654A">
      <w:pPr>
        <w:rPr>
          <w:rFonts w:cs="Times New Roman (Body CS)"/>
          <w:strike/>
          <w:color w:val="000000" w:themeColor="text1"/>
        </w:rPr>
      </w:pPr>
      <w:r w:rsidRPr="007D3477">
        <w:rPr>
          <w:rFonts w:cs="Times New Roman (Body CS)"/>
          <w:strike/>
          <w:color w:val="000000" w:themeColor="text1"/>
        </w:rPr>
        <w:t>A: Yes. When compared with other asset classes, plantation ownership provides strong returns because it's based on real, productive assets, not financial speculation.</w:t>
      </w:r>
      <w:r w:rsidRPr="007D3477">
        <w:rPr>
          <w:rFonts w:cs="Times New Roman (Body CS)"/>
          <w:strike/>
          <w:color w:val="000000" w:themeColor="text1"/>
        </w:rPr>
        <w:br/>
      </w:r>
      <w:r w:rsidRPr="007D3477">
        <w:rPr>
          <w:rFonts w:cs="Times New Roman (Body CS)"/>
          <w:strike/>
          <w:color w:val="000000" w:themeColor="text1"/>
        </w:rPr>
        <w:br/>
        <w:t>Unlike a fixed bank deposit yielding 1–2%, or bonds paying 3–5%, agroforestry investments combine both capital growth and recurring income.</w:t>
      </w:r>
      <w:r w:rsidRPr="007D3477">
        <w:rPr>
          <w:rFonts w:cs="Times New Roman (Body CS)"/>
          <w:strike/>
          <w:color w:val="000000" w:themeColor="text1"/>
        </w:rPr>
        <w:br/>
      </w:r>
      <w:r w:rsidRPr="007D3477">
        <w:rPr>
          <w:rFonts w:cs="Times New Roman (Body CS)"/>
          <w:strike/>
          <w:color w:val="000000" w:themeColor="text1"/>
        </w:rPr>
        <w:br/>
        <w:t>As population growth and inflation continue worldwide, demand for natural products — food, wood, and essential oils — remains constant.</w:t>
      </w:r>
      <w:r w:rsidRPr="007D3477">
        <w:rPr>
          <w:rFonts w:cs="Times New Roman (Body CS)"/>
          <w:strike/>
          <w:color w:val="000000" w:themeColor="text1"/>
        </w:rPr>
        <w:br/>
      </w:r>
      <w:r w:rsidRPr="007D3477">
        <w:rPr>
          <w:rFonts w:cs="Times New Roman (Body CS)"/>
          <w:strike/>
          <w:color w:val="000000" w:themeColor="text1"/>
        </w:rPr>
        <w:br/>
        <w:t>Trees grow steadily regardless of market cycles, making agroforestry one of the most reliable long-term investments available today.</w:t>
      </w:r>
    </w:p>
    <w:p w14:paraId="0E48D0F0" w14:textId="1308F016" w:rsidR="007D3477" w:rsidRPr="007D3477" w:rsidRDefault="007D3477" w:rsidP="007D3477">
      <w:pPr>
        <w:pStyle w:val="font-claude-response-body"/>
        <w:rPr>
          <w:rFonts w:ascii="Calibri" w:eastAsiaTheme="minorEastAsia" w:hAnsi="Calibri" w:cstheme="minorBidi"/>
          <w:i/>
          <w:color w:val="FF0000"/>
          <w:sz w:val="22"/>
          <w:szCs w:val="22"/>
          <w:lang w:eastAsia="en-US"/>
        </w:rPr>
      </w:pPr>
      <w:r w:rsidRPr="007D3477">
        <w:rPr>
          <w:rFonts w:ascii="Calibri" w:eastAsiaTheme="minorEastAsia" w:hAnsi="Calibri" w:cstheme="minorBidi"/>
          <w:b/>
          <w:bCs/>
          <w:i/>
          <w:color w:val="FF0000"/>
          <w:sz w:val="22"/>
          <w:szCs w:val="22"/>
          <w:lang w:eastAsia="en-US"/>
        </w:rPr>
        <w:t>Q: These returns sound too good to be true</w:t>
      </w:r>
      <w:r w:rsidR="000908D3">
        <w:rPr>
          <w:rFonts w:ascii="Calibri" w:eastAsiaTheme="minorEastAsia" w:hAnsi="Calibri" w:cstheme="minorBidi"/>
          <w:b/>
          <w:bCs/>
          <w:i/>
          <w:color w:val="FF0000"/>
          <w:sz w:val="22"/>
          <w:szCs w:val="22"/>
          <w:lang w:eastAsia="en-US"/>
        </w:rPr>
        <w:t xml:space="preserve">, </w:t>
      </w:r>
      <w:r w:rsidRPr="007D3477">
        <w:rPr>
          <w:rFonts w:ascii="Calibri" w:eastAsiaTheme="minorEastAsia" w:hAnsi="Calibri" w:cstheme="minorBidi"/>
          <w:b/>
          <w:bCs/>
          <w:i/>
          <w:color w:val="FF0000"/>
          <w:sz w:val="22"/>
          <w:szCs w:val="22"/>
          <w:lang w:eastAsia="en-US"/>
        </w:rPr>
        <w:t>are they realistic?</w:t>
      </w:r>
    </w:p>
    <w:p w14:paraId="1A8447B4" w14:textId="11A24741" w:rsidR="007D3477" w:rsidRDefault="007D3477" w:rsidP="007D3477">
      <w:pPr>
        <w:pStyle w:val="font-claude-response-body"/>
        <w:rPr>
          <w:ins w:id="267" w:author="mark quinn" w:date="2026-03-14T11:42:00Z" w16du:dateUtc="2026-03-14T03:42:00Z"/>
          <w:rFonts w:ascii="Calibri" w:eastAsiaTheme="minorEastAsia" w:hAnsi="Calibri" w:cstheme="minorBidi"/>
          <w:i/>
          <w:color w:val="FF0000"/>
          <w:sz w:val="22"/>
          <w:szCs w:val="22"/>
          <w:lang w:eastAsia="en-US"/>
        </w:rPr>
      </w:pPr>
      <w:r w:rsidRPr="007D3477">
        <w:rPr>
          <w:rFonts w:ascii="Calibri" w:eastAsiaTheme="minorEastAsia" w:hAnsi="Calibri" w:cstheme="minorBidi"/>
          <w:b/>
          <w:bCs/>
          <w:i/>
          <w:color w:val="FF0000"/>
          <w:sz w:val="22"/>
          <w:szCs w:val="22"/>
          <w:lang w:eastAsia="en-US"/>
        </w:rPr>
        <w:t>A:</w:t>
      </w:r>
      <w:r w:rsidRPr="007D3477">
        <w:rPr>
          <w:rFonts w:ascii="Calibri" w:eastAsiaTheme="minorEastAsia" w:hAnsi="Calibri" w:cstheme="minorBidi"/>
          <w:i/>
          <w:color w:val="FF0000"/>
          <w:sz w:val="22"/>
          <w:szCs w:val="22"/>
          <w:lang w:eastAsia="en-US"/>
        </w:rPr>
        <w:t xml:space="preserve"> Golden Forests' plantation investments offer projected annualised </w:t>
      </w:r>
      <w:ins w:id="268" w:author="mark quinn" w:date="2026-03-14T11:40:00Z" w16du:dateUtc="2026-03-14T03:40:00Z">
        <w:r w:rsidR="00702C46" w:rsidRPr="00702C46">
          <w:rPr>
            <w:rFonts w:ascii="Calibri" w:eastAsiaTheme="minorEastAsia" w:hAnsi="Calibri" w:cstheme="minorBidi"/>
            <w:i/>
            <w:color w:val="A6A6A6" w:themeColor="background1" w:themeShade="A6"/>
            <w:sz w:val="22"/>
            <w:szCs w:val="22"/>
            <w:lang w:eastAsia="en-US"/>
            <w:rPrChange w:id="269" w:author="mark quinn" w:date="2026-03-14T11:41:00Z" w16du:dateUtc="2026-03-14T03:41:00Z">
              <w:rPr>
                <w:rFonts w:ascii="Calibri" w:eastAsiaTheme="minorEastAsia" w:hAnsi="Calibri" w:cstheme="minorBidi"/>
                <w:i/>
                <w:color w:val="FF0000"/>
                <w:sz w:val="22"/>
                <w:szCs w:val="22"/>
                <w:lang w:eastAsia="en-US"/>
              </w:rPr>
            </w:rPrChange>
          </w:rPr>
          <w:t>intern</w:t>
        </w:r>
      </w:ins>
      <w:ins w:id="270" w:author="mark quinn" w:date="2026-03-14T11:41:00Z" w16du:dateUtc="2026-03-14T03:41:00Z">
        <w:r w:rsidR="00702C46" w:rsidRPr="00702C46">
          <w:rPr>
            <w:rFonts w:ascii="Calibri" w:eastAsiaTheme="minorEastAsia" w:hAnsi="Calibri" w:cstheme="minorBidi"/>
            <w:i/>
            <w:color w:val="A6A6A6" w:themeColor="background1" w:themeShade="A6"/>
            <w:sz w:val="22"/>
            <w:szCs w:val="22"/>
            <w:lang w:eastAsia="en-US"/>
            <w:rPrChange w:id="271" w:author="mark quinn" w:date="2026-03-14T11:41:00Z" w16du:dateUtc="2026-03-14T03:41:00Z">
              <w:rPr>
                <w:rFonts w:ascii="Calibri" w:eastAsiaTheme="minorEastAsia" w:hAnsi="Calibri" w:cstheme="minorBidi"/>
                <w:i/>
                <w:color w:val="FF0000"/>
                <w:sz w:val="22"/>
                <w:szCs w:val="22"/>
                <w:lang w:eastAsia="en-US"/>
              </w:rPr>
            </w:rPrChange>
          </w:rPr>
          <w:t>al</w:t>
        </w:r>
      </w:ins>
      <w:ins w:id="272" w:author="mark quinn" w:date="2026-03-14T11:40:00Z" w16du:dateUtc="2026-03-14T03:40:00Z">
        <w:r w:rsidR="00702C46" w:rsidRPr="00702C46">
          <w:rPr>
            <w:rFonts w:ascii="Calibri" w:eastAsiaTheme="minorEastAsia" w:hAnsi="Calibri" w:cstheme="minorBidi"/>
            <w:i/>
            <w:color w:val="A6A6A6" w:themeColor="background1" w:themeShade="A6"/>
            <w:sz w:val="22"/>
            <w:szCs w:val="22"/>
            <w:lang w:eastAsia="en-US"/>
            <w:rPrChange w:id="273" w:author="mark quinn" w:date="2026-03-14T11:41:00Z" w16du:dateUtc="2026-03-14T03:41:00Z">
              <w:rPr>
                <w:rFonts w:ascii="Calibri" w:eastAsiaTheme="minorEastAsia" w:hAnsi="Calibri" w:cstheme="minorBidi"/>
                <w:i/>
                <w:color w:val="FF0000"/>
                <w:sz w:val="22"/>
                <w:szCs w:val="22"/>
                <w:lang w:eastAsia="en-US"/>
              </w:rPr>
            </w:rPrChange>
          </w:rPr>
          <w:t xml:space="preserve"> ra</w:t>
        </w:r>
      </w:ins>
      <w:ins w:id="274" w:author="mark quinn" w:date="2026-03-14T11:41:00Z" w16du:dateUtc="2026-03-14T03:41:00Z">
        <w:r w:rsidR="00702C46" w:rsidRPr="00702C46">
          <w:rPr>
            <w:rFonts w:ascii="Calibri" w:eastAsiaTheme="minorEastAsia" w:hAnsi="Calibri" w:cstheme="minorBidi"/>
            <w:i/>
            <w:color w:val="A6A6A6" w:themeColor="background1" w:themeShade="A6"/>
            <w:sz w:val="22"/>
            <w:szCs w:val="22"/>
            <w:lang w:eastAsia="en-US"/>
            <w:rPrChange w:id="275" w:author="mark quinn" w:date="2026-03-14T11:41:00Z" w16du:dateUtc="2026-03-14T03:41:00Z">
              <w:rPr>
                <w:rFonts w:ascii="Calibri" w:eastAsiaTheme="minorEastAsia" w:hAnsi="Calibri" w:cstheme="minorBidi"/>
                <w:i/>
                <w:color w:val="FF0000"/>
                <w:sz w:val="22"/>
                <w:szCs w:val="22"/>
                <w:lang w:eastAsia="en-US"/>
              </w:rPr>
            </w:rPrChange>
          </w:rPr>
          <w:t xml:space="preserve">te </w:t>
        </w:r>
        <w:r w:rsidR="00702C46">
          <w:rPr>
            <w:rFonts w:ascii="Calibri" w:eastAsiaTheme="minorEastAsia" w:hAnsi="Calibri" w:cstheme="minorBidi"/>
            <w:i/>
            <w:color w:val="FF0000"/>
            <w:sz w:val="22"/>
            <w:szCs w:val="22"/>
            <w:lang w:eastAsia="en-US"/>
          </w:rPr>
          <w:t xml:space="preserve">of </w:t>
        </w:r>
      </w:ins>
      <w:r w:rsidRPr="007D3477">
        <w:rPr>
          <w:rFonts w:ascii="Calibri" w:eastAsiaTheme="minorEastAsia" w:hAnsi="Calibri" w:cstheme="minorBidi"/>
          <w:i/>
          <w:color w:val="FF0000"/>
          <w:sz w:val="22"/>
          <w:szCs w:val="22"/>
          <w:lang w:eastAsia="en-US"/>
        </w:rPr>
        <w:t>returns of 18.5% (agarwood, 10-year cycle) and 14</w:t>
      </w:r>
      <w:ins w:id="276" w:author="mark quinn" w:date="2026-03-14T11:40:00Z" w16du:dateUtc="2026-03-14T03:40:00Z">
        <w:r w:rsidR="00702C46" w:rsidRPr="00702C46">
          <w:rPr>
            <w:rFonts w:ascii="Calibri" w:eastAsiaTheme="minorEastAsia" w:hAnsi="Calibri" w:cstheme="minorBidi"/>
            <w:i/>
            <w:color w:val="A6A6A6" w:themeColor="background1" w:themeShade="A6"/>
            <w:sz w:val="22"/>
            <w:szCs w:val="22"/>
            <w:lang w:eastAsia="en-US"/>
            <w:rPrChange w:id="277" w:author="mark quinn" w:date="2026-03-14T11:43:00Z" w16du:dateUtc="2026-03-14T03:43:00Z">
              <w:rPr>
                <w:rFonts w:ascii="Calibri" w:eastAsiaTheme="minorEastAsia" w:hAnsi="Calibri" w:cstheme="minorBidi"/>
                <w:i/>
                <w:color w:val="FF0000"/>
                <w:sz w:val="22"/>
                <w:szCs w:val="22"/>
                <w:lang w:eastAsia="en-US"/>
              </w:rPr>
            </w:rPrChange>
          </w:rPr>
          <w:t>%+</w:t>
        </w:r>
      </w:ins>
      <w:ins w:id="278" w:author="mark quinn" w:date="2026-03-14T11:41:00Z" w16du:dateUtc="2026-03-14T03:41:00Z">
        <w:r w:rsidR="00702C46" w:rsidRPr="00702C46">
          <w:rPr>
            <w:rFonts w:ascii="Calibri" w:eastAsiaTheme="minorEastAsia" w:hAnsi="Calibri" w:cstheme="minorBidi"/>
            <w:i/>
            <w:color w:val="A6A6A6" w:themeColor="background1" w:themeShade="A6"/>
            <w:sz w:val="22"/>
            <w:szCs w:val="22"/>
            <w:lang w:eastAsia="en-US"/>
            <w:rPrChange w:id="279" w:author="mark quinn" w:date="2026-03-14T11:43:00Z" w16du:dateUtc="2026-03-14T03:43:00Z">
              <w:rPr>
                <w:rFonts w:ascii="Calibri" w:eastAsiaTheme="minorEastAsia" w:hAnsi="Calibri" w:cstheme="minorBidi"/>
                <w:i/>
                <w:color w:val="FF0000"/>
                <w:sz w:val="22"/>
                <w:szCs w:val="22"/>
                <w:lang w:eastAsia="en-US"/>
              </w:rPr>
            </w:rPrChange>
          </w:rPr>
          <w:t xml:space="preserve"> (mango years 1-15) </w:t>
        </w:r>
        <w:r w:rsidR="00702C46">
          <w:rPr>
            <w:rFonts w:ascii="Calibri" w:eastAsiaTheme="minorEastAsia" w:hAnsi="Calibri" w:cstheme="minorBidi"/>
            <w:i/>
            <w:color w:val="FF0000"/>
            <w:sz w:val="22"/>
            <w:szCs w:val="22"/>
            <w:lang w:eastAsia="en-US"/>
          </w:rPr>
          <w:t>and</w:t>
        </w:r>
      </w:ins>
      <w:del w:id="280" w:author="mark quinn" w:date="2026-03-14T11:41:00Z" w16du:dateUtc="2026-03-14T03:41:00Z">
        <w:r w:rsidRPr="007D3477" w:rsidDel="00702C46">
          <w:rPr>
            <w:rFonts w:ascii="Calibri" w:eastAsiaTheme="minorEastAsia" w:hAnsi="Calibri" w:cstheme="minorBidi"/>
            <w:i/>
            <w:color w:val="FF0000"/>
            <w:sz w:val="22"/>
            <w:szCs w:val="22"/>
            <w:lang w:eastAsia="en-US"/>
          </w:rPr>
          <w:delText>-</w:delText>
        </w:r>
      </w:del>
      <w:r w:rsidRPr="007D3477">
        <w:rPr>
          <w:rFonts w:ascii="Calibri" w:eastAsiaTheme="minorEastAsia" w:hAnsi="Calibri" w:cstheme="minorBidi"/>
          <w:i/>
          <w:color w:val="FF0000"/>
          <w:sz w:val="22"/>
          <w:szCs w:val="22"/>
          <w:lang w:eastAsia="en-US"/>
        </w:rPr>
        <w:t>23</w:t>
      </w:r>
      <w:r w:rsidRPr="00702C46">
        <w:rPr>
          <w:rFonts w:ascii="Calibri" w:eastAsiaTheme="minorEastAsia" w:hAnsi="Calibri" w:cstheme="minorBidi"/>
          <w:i/>
          <w:color w:val="A6A6A6" w:themeColor="background1" w:themeShade="A6"/>
          <w:sz w:val="22"/>
          <w:szCs w:val="22"/>
          <w:lang w:eastAsia="en-US"/>
          <w:rPrChange w:id="281" w:author="mark quinn" w:date="2026-03-14T11:43:00Z" w16du:dateUtc="2026-03-14T03:43:00Z">
            <w:rPr>
              <w:rFonts w:ascii="Calibri" w:eastAsiaTheme="minorEastAsia" w:hAnsi="Calibri" w:cstheme="minorBidi"/>
              <w:i/>
              <w:color w:val="FF0000"/>
              <w:sz w:val="22"/>
              <w:szCs w:val="22"/>
              <w:lang w:eastAsia="en-US"/>
            </w:rPr>
          </w:rPrChange>
        </w:rPr>
        <w:t>%</w:t>
      </w:r>
      <w:ins w:id="282" w:author="mark quinn" w:date="2026-03-14T11:41:00Z" w16du:dateUtc="2026-03-14T03:41:00Z">
        <w:r w:rsidR="00702C46" w:rsidRPr="00702C46">
          <w:rPr>
            <w:rFonts w:ascii="Calibri" w:eastAsiaTheme="minorEastAsia" w:hAnsi="Calibri" w:cstheme="minorBidi"/>
            <w:i/>
            <w:color w:val="A6A6A6" w:themeColor="background1" w:themeShade="A6"/>
            <w:sz w:val="22"/>
            <w:szCs w:val="22"/>
            <w:lang w:eastAsia="en-US"/>
            <w:rPrChange w:id="283" w:author="mark quinn" w:date="2026-03-14T11:43:00Z" w16du:dateUtc="2026-03-14T03:43:00Z">
              <w:rPr>
                <w:rFonts w:ascii="Calibri" w:eastAsiaTheme="minorEastAsia" w:hAnsi="Calibri" w:cstheme="minorBidi"/>
                <w:i/>
                <w:color w:val="FF0000"/>
                <w:sz w:val="22"/>
                <w:szCs w:val="22"/>
                <w:lang w:eastAsia="en-US"/>
              </w:rPr>
            </w:rPrChange>
          </w:rPr>
          <w:t>+</w:t>
        </w:r>
      </w:ins>
      <w:r w:rsidRPr="00702C46">
        <w:rPr>
          <w:rFonts w:ascii="Calibri" w:eastAsiaTheme="minorEastAsia" w:hAnsi="Calibri" w:cstheme="minorBidi"/>
          <w:i/>
          <w:color w:val="A6A6A6" w:themeColor="background1" w:themeShade="A6"/>
          <w:sz w:val="22"/>
          <w:szCs w:val="22"/>
          <w:lang w:eastAsia="en-US"/>
          <w:rPrChange w:id="284" w:author="mark quinn" w:date="2026-03-14T11:43:00Z" w16du:dateUtc="2026-03-14T03:43:00Z">
            <w:rPr>
              <w:rFonts w:ascii="Calibri" w:eastAsiaTheme="minorEastAsia" w:hAnsi="Calibri" w:cstheme="minorBidi"/>
              <w:i/>
              <w:color w:val="FF0000"/>
              <w:sz w:val="22"/>
              <w:szCs w:val="22"/>
              <w:lang w:eastAsia="en-US"/>
            </w:rPr>
          </w:rPrChange>
        </w:rPr>
        <w:t xml:space="preserve"> (mango, </w:t>
      </w:r>
      <w:del w:id="285" w:author="mark quinn" w:date="2026-03-14T11:41:00Z" w16du:dateUtc="2026-03-14T03:41:00Z">
        <w:r w:rsidRPr="00702C46" w:rsidDel="00702C46">
          <w:rPr>
            <w:rFonts w:ascii="Calibri" w:eastAsiaTheme="minorEastAsia" w:hAnsi="Calibri" w:cstheme="minorBidi"/>
            <w:i/>
            <w:color w:val="A6A6A6" w:themeColor="background1" w:themeShade="A6"/>
            <w:sz w:val="22"/>
            <w:szCs w:val="22"/>
            <w:lang w:eastAsia="en-US"/>
            <w:rPrChange w:id="286" w:author="mark quinn" w:date="2026-03-14T11:43:00Z" w16du:dateUtc="2026-03-14T03:43:00Z">
              <w:rPr>
                <w:rFonts w:ascii="Calibri" w:eastAsiaTheme="minorEastAsia" w:hAnsi="Calibri" w:cstheme="minorBidi"/>
                <w:i/>
                <w:color w:val="FF0000"/>
                <w:sz w:val="22"/>
                <w:szCs w:val="22"/>
                <w:lang w:eastAsia="en-US"/>
              </w:rPr>
            </w:rPrChange>
          </w:rPr>
          <w:delText>25-year cycle</w:delText>
        </w:r>
      </w:del>
      <w:ins w:id="287" w:author="mark quinn" w:date="2026-03-14T11:41:00Z" w16du:dateUtc="2026-03-14T03:41:00Z">
        <w:r w:rsidR="00702C46" w:rsidRPr="00702C46">
          <w:rPr>
            <w:rFonts w:ascii="Calibri" w:eastAsiaTheme="minorEastAsia" w:hAnsi="Calibri" w:cstheme="minorBidi"/>
            <w:i/>
            <w:color w:val="A6A6A6" w:themeColor="background1" w:themeShade="A6"/>
            <w:sz w:val="22"/>
            <w:szCs w:val="22"/>
            <w:lang w:eastAsia="en-US"/>
            <w:rPrChange w:id="288" w:author="mark quinn" w:date="2026-03-14T11:43:00Z" w16du:dateUtc="2026-03-14T03:43:00Z">
              <w:rPr>
                <w:rFonts w:ascii="Calibri" w:eastAsiaTheme="minorEastAsia" w:hAnsi="Calibri" w:cstheme="minorBidi"/>
                <w:i/>
                <w:color w:val="FF0000"/>
                <w:sz w:val="22"/>
                <w:szCs w:val="22"/>
                <w:lang w:eastAsia="en-US"/>
              </w:rPr>
            </w:rPrChange>
          </w:rPr>
          <w:t>years 16-25</w:t>
        </w:r>
      </w:ins>
      <w:r w:rsidRPr="00702C46">
        <w:rPr>
          <w:rFonts w:ascii="Calibri" w:eastAsiaTheme="minorEastAsia" w:hAnsi="Calibri" w:cstheme="minorBidi"/>
          <w:i/>
          <w:color w:val="A6A6A6" w:themeColor="background1" w:themeShade="A6"/>
          <w:sz w:val="22"/>
          <w:szCs w:val="22"/>
          <w:lang w:eastAsia="en-US"/>
          <w:rPrChange w:id="289" w:author="mark quinn" w:date="2026-03-14T11:43:00Z" w16du:dateUtc="2026-03-14T03:43:00Z">
            <w:rPr>
              <w:rFonts w:ascii="Calibri" w:eastAsiaTheme="minorEastAsia" w:hAnsi="Calibri" w:cstheme="minorBidi"/>
              <w:i/>
              <w:color w:val="FF0000"/>
              <w:sz w:val="22"/>
              <w:szCs w:val="22"/>
              <w:lang w:eastAsia="en-US"/>
            </w:rPr>
          </w:rPrChange>
        </w:rPr>
        <w:t xml:space="preserve">), </w:t>
      </w:r>
      <w:r w:rsidRPr="007D3477">
        <w:rPr>
          <w:rFonts w:ascii="Calibri" w:eastAsiaTheme="minorEastAsia" w:hAnsi="Calibri" w:cstheme="minorBidi"/>
          <w:i/>
          <w:color w:val="FF0000"/>
          <w:sz w:val="22"/>
          <w:szCs w:val="22"/>
          <w:lang w:eastAsia="en-US"/>
        </w:rPr>
        <w:t>backed by tangible biological assets and professionally managed operations.</w:t>
      </w:r>
    </w:p>
    <w:p w14:paraId="3CB5C5AC" w14:textId="1AB08AD8" w:rsidR="00702C46" w:rsidRPr="00702C46" w:rsidRDefault="00702C46" w:rsidP="007D3477">
      <w:pPr>
        <w:pStyle w:val="font-claude-response-body"/>
        <w:rPr>
          <w:rFonts w:ascii="Calibri" w:eastAsiaTheme="minorEastAsia" w:hAnsi="Calibri" w:cstheme="minorBidi"/>
          <w:i/>
          <w:color w:val="A6A6A6" w:themeColor="background1" w:themeShade="A6"/>
          <w:sz w:val="22"/>
          <w:szCs w:val="22"/>
          <w:lang w:eastAsia="en-US"/>
          <w:rPrChange w:id="290" w:author="mark quinn" w:date="2026-03-14T11:43:00Z" w16du:dateUtc="2026-03-14T03:43:00Z">
            <w:rPr>
              <w:rFonts w:ascii="Calibri" w:eastAsiaTheme="minorEastAsia" w:hAnsi="Calibri" w:cstheme="minorBidi"/>
              <w:i/>
              <w:color w:val="FF0000"/>
              <w:sz w:val="22"/>
              <w:szCs w:val="22"/>
              <w:lang w:eastAsia="en-US"/>
            </w:rPr>
          </w:rPrChange>
        </w:rPr>
      </w:pPr>
      <w:ins w:id="291" w:author="mark quinn" w:date="2026-03-14T11:42:00Z" w16du:dateUtc="2026-03-14T03:42:00Z">
        <w:r w:rsidRPr="00702C46">
          <w:rPr>
            <w:rFonts w:ascii="Calibri" w:eastAsiaTheme="minorEastAsia" w:hAnsi="Calibri" w:cstheme="minorBidi"/>
            <w:i/>
            <w:color w:val="A6A6A6" w:themeColor="background1" w:themeShade="A6"/>
            <w:sz w:val="22"/>
            <w:szCs w:val="22"/>
            <w:lang w:eastAsia="en-US"/>
            <w:rPrChange w:id="292" w:author="mark quinn" w:date="2026-03-14T11:43:00Z" w16du:dateUtc="2026-03-14T03:43:00Z">
              <w:rPr>
                <w:rFonts w:ascii="Calibri" w:eastAsiaTheme="minorEastAsia" w:hAnsi="Calibri" w:cstheme="minorBidi"/>
                <w:i/>
                <w:color w:val="FF0000"/>
                <w:sz w:val="22"/>
                <w:szCs w:val="22"/>
                <w:lang w:eastAsia="en-US"/>
              </w:rPr>
            </w:rPrChange>
          </w:rPr>
          <w:t>Returns are based on an annual inflation rate of only 1.5% for mango</w:t>
        </w:r>
      </w:ins>
      <w:ins w:id="293" w:author="mark quinn" w:date="2026-03-14T11:43:00Z" w16du:dateUtc="2026-03-14T03:43:00Z">
        <w:r w:rsidRPr="00702C46">
          <w:rPr>
            <w:rFonts w:ascii="Calibri" w:eastAsiaTheme="minorEastAsia" w:hAnsi="Calibri" w:cstheme="minorBidi"/>
            <w:i/>
            <w:color w:val="A6A6A6" w:themeColor="background1" w:themeShade="A6"/>
            <w:sz w:val="22"/>
            <w:szCs w:val="22"/>
            <w:lang w:eastAsia="en-US"/>
            <w:rPrChange w:id="294" w:author="mark quinn" w:date="2026-03-14T11:43:00Z" w16du:dateUtc="2026-03-14T03:43:00Z">
              <w:rPr>
                <w:rFonts w:ascii="Calibri" w:eastAsiaTheme="minorEastAsia" w:hAnsi="Calibri" w:cstheme="minorBidi"/>
                <w:i/>
                <w:color w:val="FF0000"/>
                <w:sz w:val="22"/>
                <w:szCs w:val="22"/>
                <w:lang w:eastAsia="en-US"/>
              </w:rPr>
            </w:rPrChange>
          </w:rPr>
          <w:t xml:space="preserve"> fresh fruit</w:t>
        </w:r>
      </w:ins>
      <w:ins w:id="295" w:author="mark quinn" w:date="2026-03-14T11:42:00Z" w16du:dateUtc="2026-03-14T03:42:00Z">
        <w:r w:rsidRPr="00702C46">
          <w:rPr>
            <w:rFonts w:ascii="Calibri" w:eastAsiaTheme="minorEastAsia" w:hAnsi="Calibri" w:cstheme="minorBidi"/>
            <w:i/>
            <w:color w:val="A6A6A6" w:themeColor="background1" w:themeShade="A6"/>
            <w:sz w:val="22"/>
            <w:szCs w:val="22"/>
            <w:lang w:eastAsia="en-US"/>
            <w:rPrChange w:id="296" w:author="mark quinn" w:date="2026-03-14T11:43:00Z" w16du:dateUtc="2026-03-14T03:43:00Z">
              <w:rPr>
                <w:rFonts w:ascii="Calibri" w:eastAsiaTheme="minorEastAsia" w:hAnsi="Calibri" w:cstheme="minorBidi"/>
                <w:i/>
                <w:color w:val="FF0000"/>
                <w:sz w:val="22"/>
                <w:szCs w:val="22"/>
                <w:lang w:eastAsia="en-US"/>
              </w:rPr>
            </w:rPrChange>
          </w:rPr>
          <w:t xml:space="preserve"> sales and </w:t>
        </w:r>
      </w:ins>
      <w:ins w:id="297" w:author="mark quinn" w:date="2026-03-14T11:43:00Z" w16du:dateUtc="2026-03-14T03:43:00Z">
        <w:r w:rsidRPr="00702C46">
          <w:rPr>
            <w:rFonts w:ascii="Calibri" w:eastAsiaTheme="minorEastAsia" w:hAnsi="Calibri" w:cstheme="minorBidi"/>
            <w:i/>
            <w:color w:val="A6A6A6" w:themeColor="background1" w:themeShade="A6"/>
            <w:sz w:val="22"/>
            <w:szCs w:val="22"/>
            <w:lang w:eastAsia="en-US"/>
            <w:rPrChange w:id="298" w:author="mark quinn" w:date="2026-03-14T11:43:00Z" w16du:dateUtc="2026-03-14T03:43:00Z">
              <w:rPr>
                <w:rFonts w:ascii="Calibri" w:eastAsiaTheme="minorEastAsia" w:hAnsi="Calibri" w:cstheme="minorBidi"/>
                <w:i/>
                <w:color w:val="FF0000"/>
                <w:sz w:val="22"/>
                <w:szCs w:val="22"/>
                <w:lang w:eastAsia="en-US"/>
              </w:rPr>
            </w:rPrChange>
          </w:rPr>
          <w:t>1.5% to 3% for agarwood oud wood chip sales.</w:t>
        </w:r>
      </w:ins>
    </w:p>
    <w:p w14:paraId="5FBF86ED" w14:textId="77777777" w:rsidR="007D3477" w:rsidRPr="007D3477" w:rsidRDefault="007D3477" w:rsidP="007D3477">
      <w:pPr>
        <w:pStyle w:val="font-claude-response-body"/>
        <w:rPr>
          <w:rFonts w:ascii="Calibri" w:eastAsiaTheme="minorEastAsia" w:hAnsi="Calibri" w:cstheme="minorBidi"/>
          <w:i/>
          <w:color w:val="FF0000"/>
          <w:sz w:val="22"/>
          <w:szCs w:val="22"/>
          <w:lang w:eastAsia="en-US"/>
        </w:rPr>
      </w:pPr>
      <w:r w:rsidRPr="007D3477">
        <w:rPr>
          <w:rFonts w:ascii="Calibri" w:eastAsiaTheme="minorEastAsia" w:hAnsi="Calibri" w:cstheme="minorBidi"/>
          <w:i/>
          <w:color w:val="FF0000"/>
          <w:sz w:val="22"/>
          <w:szCs w:val="22"/>
          <w:lang w:eastAsia="en-US"/>
        </w:rPr>
        <w:t>These returns are realistic when compared with other asset classes. Unlike fixed bank deposits yielding 1-2% or bonds paying 3-5%, agroforestry investments combine both capital appreciation and recurring income from actual harvest sales to established international markets.</w:t>
      </w:r>
    </w:p>
    <w:p w14:paraId="51A81753" w14:textId="5387EF27" w:rsidR="007D3477" w:rsidRDefault="007D3477" w:rsidP="007D3477">
      <w:pPr>
        <w:pStyle w:val="font-claude-response-body"/>
        <w:rPr>
          <w:ins w:id="299" w:author="mark quinn" w:date="2026-03-14T11:47:00Z" w16du:dateUtc="2026-03-14T03:47:00Z"/>
          <w:rFonts w:ascii="Calibri" w:eastAsiaTheme="minorEastAsia" w:hAnsi="Calibri" w:cstheme="minorBidi"/>
          <w:i/>
          <w:color w:val="FF0000"/>
          <w:sz w:val="22"/>
          <w:szCs w:val="22"/>
          <w:lang w:eastAsia="en-US"/>
        </w:rPr>
      </w:pPr>
      <w:r w:rsidRPr="007D3477">
        <w:rPr>
          <w:rFonts w:ascii="Calibri" w:eastAsiaTheme="minorEastAsia" w:hAnsi="Calibri" w:cstheme="minorBidi"/>
          <w:i/>
          <w:color w:val="FF0000"/>
          <w:sz w:val="22"/>
          <w:szCs w:val="22"/>
          <w:lang w:eastAsia="en-US"/>
        </w:rPr>
        <w:lastRenderedPageBreak/>
        <w:t>Returns derive from: premium oud wood chip sales (USD 775/kg mid-premium grade), Carabao mango fruit exports (USD</w:t>
      </w:r>
      <w:del w:id="300" w:author="mark quinn" w:date="2026-03-14T11:44:00Z" w16du:dateUtc="2026-03-14T03:44:00Z">
        <w:r w:rsidRPr="007D3477" w:rsidDel="00702C46">
          <w:rPr>
            <w:rFonts w:ascii="Calibri" w:eastAsiaTheme="minorEastAsia" w:hAnsi="Calibri" w:cstheme="minorBidi"/>
            <w:i/>
            <w:color w:val="FF0000"/>
            <w:sz w:val="22"/>
            <w:szCs w:val="22"/>
            <w:lang w:eastAsia="en-US"/>
          </w:rPr>
          <w:delText xml:space="preserve"> </w:delText>
        </w:r>
        <w:r w:rsidRPr="00702C46" w:rsidDel="00702C46">
          <w:rPr>
            <w:rFonts w:ascii="Calibri" w:eastAsiaTheme="minorEastAsia" w:hAnsi="Calibri" w:cstheme="minorBidi"/>
            <w:i/>
            <w:color w:val="A6A6A6" w:themeColor="background1" w:themeShade="A6"/>
            <w:sz w:val="22"/>
            <w:szCs w:val="22"/>
            <w:lang w:eastAsia="en-US"/>
            <w:rPrChange w:id="301" w:author="mark quinn" w:date="2026-03-14T11:46:00Z" w16du:dateUtc="2026-03-14T03:46:00Z">
              <w:rPr>
                <w:rFonts w:ascii="Calibri" w:eastAsiaTheme="minorEastAsia" w:hAnsi="Calibri" w:cstheme="minorBidi"/>
                <w:i/>
                <w:color w:val="FF0000"/>
                <w:sz w:val="22"/>
                <w:szCs w:val="22"/>
                <w:lang w:eastAsia="en-US"/>
              </w:rPr>
            </w:rPrChange>
          </w:rPr>
          <w:delText>3</w:delText>
        </w:r>
        <w:r w:rsidRPr="007D3477" w:rsidDel="00702C46">
          <w:rPr>
            <w:rFonts w:ascii="Calibri" w:eastAsiaTheme="minorEastAsia" w:hAnsi="Calibri" w:cstheme="minorBidi"/>
            <w:i/>
            <w:color w:val="FF0000"/>
            <w:sz w:val="22"/>
            <w:szCs w:val="22"/>
            <w:lang w:eastAsia="en-US"/>
          </w:rPr>
          <w:delText>-</w:delText>
        </w:r>
      </w:del>
      <w:r w:rsidRPr="007D3477">
        <w:rPr>
          <w:rFonts w:ascii="Calibri" w:eastAsiaTheme="minorEastAsia" w:hAnsi="Calibri" w:cstheme="minorBidi"/>
          <w:i/>
          <w:color w:val="FF0000"/>
          <w:sz w:val="22"/>
          <w:szCs w:val="22"/>
          <w:lang w:eastAsia="en-US"/>
        </w:rPr>
        <w:t>4/kg)</w:t>
      </w:r>
      <w:ins w:id="302" w:author="mark quinn" w:date="2026-03-14T11:45:00Z" w16du:dateUtc="2026-03-14T03:45:00Z">
        <w:r w:rsidR="00702C46">
          <w:rPr>
            <w:rFonts w:ascii="Calibri" w:eastAsiaTheme="minorEastAsia" w:hAnsi="Calibri" w:cstheme="minorBidi"/>
            <w:i/>
            <w:color w:val="FF0000"/>
            <w:sz w:val="22"/>
            <w:szCs w:val="22"/>
            <w:lang w:eastAsia="en-US"/>
          </w:rPr>
          <w:t xml:space="preserve"> </w:t>
        </w:r>
      </w:ins>
      <w:ins w:id="303" w:author="mark quinn" w:date="2026-03-14T11:46:00Z" w16du:dateUtc="2026-03-14T03:46:00Z">
        <w:r w:rsidR="00702C46" w:rsidRPr="00702C46">
          <w:rPr>
            <w:rFonts w:ascii="Calibri" w:eastAsiaTheme="minorEastAsia" w:hAnsi="Calibri" w:cstheme="minorBidi"/>
            <w:i/>
            <w:color w:val="A6A6A6" w:themeColor="background1" w:themeShade="A6"/>
            <w:sz w:val="22"/>
            <w:szCs w:val="22"/>
            <w:lang w:eastAsia="en-US"/>
            <w:rPrChange w:id="304" w:author="mark quinn" w:date="2026-03-14T11:46:00Z" w16du:dateUtc="2026-03-14T03:46:00Z">
              <w:rPr>
                <w:rFonts w:ascii="Calibri" w:eastAsiaTheme="minorEastAsia" w:hAnsi="Calibri" w:cstheme="minorBidi"/>
                <w:i/>
                <w:color w:val="FF0000"/>
                <w:sz w:val="22"/>
                <w:szCs w:val="22"/>
                <w:lang w:eastAsia="en-US"/>
              </w:rPr>
            </w:rPrChange>
          </w:rPr>
          <w:t xml:space="preserve">from </w:t>
        </w:r>
      </w:ins>
      <w:ins w:id="305" w:author="mark quinn" w:date="2026-03-14T11:45:00Z" w16du:dateUtc="2026-03-14T03:45:00Z">
        <w:r w:rsidR="00702C46" w:rsidRPr="00702C46">
          <w:rPr>
            <w:rFonts w:ascii="Calibri" w:eastAsiaTheme="minorEastAsia" w:hAnsi="Calibri" w:cstheme="minorBidi"/>
            <w:i/>
            <w:color w:val="A6A6A6" w:themeColor="background1" w:themeShade="A6"/>
            <w:sz w:val="22"/>
            <w:szCs w:val="22"/>
            <w:lang w:eastAsia="en-US"/>
            <w:rPrChange w:id="306" w:author="mark quinn" w:date="2026-03-14T11:46:00Z" w16du:dateUtc="2026-03-14T03:46:00Z">
              <w:rPr>
                <w:rFonts w:ascii="Calibri" w:eastAsiaTheme="minorEastAsia" w:hAnsi="Calibri" w:cstheme="minorBidi"/>
                <w:i/>
                <w:color w:val="FF0000"/>
                <w:sz w:val="22"/>
                <w:szCs w:val="22"/>
                <w:lang w:eastAsia="en-US"/>
              </w:rPr>
            </w:rPrChange>
          </w:rPr>
          <w:t xml:space="preserve">70% of the harvest and mango fruit domestic sales (USD 3/kg from 30% of the </w:t>
        </w:r>
        <w:proofErr w:type="spellStart"/>
        <w:r w:rsidR="00702C46" w:rsidRPr="00702C46">
          <w:rPr>
            <w:rFonts w:ascii="Calibri" w:eastAsiaTheme="minorEastAsia" w:hAnsi="Calibri" w:cstheme="minorBidi"/>
            <w:i/>
            <w:color w:val="A6A6A6" w:themeColor="background1" w:themeShade="A6"/>
            <w:sz w:val="22"/>
            <w:szCs w:val="22"/>
            <w:lang w:eastAsia="en-US"/>
            <w:rPrChange w:id="307" w:author="mark quinn" w:date="2026-03-14T11:46:00Z" w16du:dateUtc="2026-03-14T03:46:00Z">
              <w:rPr>
                <w:rFonts w:ascii="Calibri" w:eastAsiaTheme="minorEastAsia" w:hAnsi="Calibri" w:cstheme="minorBidi"/>
                <w:i/>
                <w:color w:val="FF0000"/>
                <w:sz w:val="22"/>
                <w:szCs w:val="22"/>
                <w:lang w:eastAsia="en-US"/>
              </w:rPr>
            </w:rPrChange>
          </w:rPr>
          <w:t>harvest</w:t>
        </w:r>
      </w:ins>
      <w:r w:rsidRPr="007D3477">
        <w:rPr>
          <w:rFonts w:ascii="Calibri" w:eastAsiaTheme="minorEastAsia" w:hAnsi="Calibri" w:cstheme="minorBidi"/>
          <w:i/>
          <w:color w:val="FF0000"/>
          <w:sz w:val="22"/>
          <w:szCs w:val="22"/>
          <w:lang w:eastAsia="en-US"/>
        </w:rPr>
        <w:t>,</w:t>
      </w:r>
      <w:del w:id="308" w:author="mark quinn" w:date="2026-03-14T11:46:00Z" w16du:dateUtc="2026-03-14T03:46:00Z">
        <w:r w:rsidRPr="007D3477" w:rsidDel="00702C46">
          <w:rPr>
            <w:rFonts w:ascii="Calibri" w:eastAsiaTheme="minorEastAsia" w:hAnsi="Calibri" w:cstheme="minorBidi"/>
            <w:i/>
            <w:color w:val="FF0000"/>
            <w:sz w:val="22"/>
            <w:szCs w:val="22"/>
            <w:lang w:eastAsia="en-US"/>
          </w:rPr>
          <w:delText xml:space="preserve"> </w:delText>
        </w:r>
      </w:del>
      <w:r w:rsidRPr="007D3477">
        <w:rPr>
          <w:rFonts w:ascii="Calibri" w:eastAsiaTheme="minorEastAsia" w:hAnsi="Calibri" w:cstheme="minorBidi"/>
          <w:i/>
          <w:color w:val="FF0000"/>
          <w:sz w:val="22"/>
          <w:szCs w:val="22"/>
          <w:lang w:eastAsia="en-US"/>
        </w:rPr>
        <w:t>and</w:t>
      </w:r>
      <w:proofErr w:type="spellEnd"/>
      <w:r w:rsidRPr="007D3477">
        <w:rPr>
          <w:rFonts w:ascii="Calibri" w:eastAsiaTheme="minorEastAsia" w:hAnsi="Calibri" w:cstheme="minorBidi"/>
          <w:i/>
          <w:color w:val="FF0000"/>
          <w:sz w:val="22"/>
          <w:szCs w:val="22"/>
          <w:lang w:eastAsia="en-US"/>
        </w:rPr>
        <w:t xml:space="preserve"> sustained global demand for natural products in luxury fragrance, traditional medicine, and premium food markets.</w:t>
      </w:r>
    </w:p>
    <w:p w14:paraId="06B651E2" w14:textId="1D03EC11" w:rsidR="00702C46" w:rsidRPr="00701E4D" w:rsidRDefault="00702C46" w:rsidP="00702C46">
      <w:pPr>
        <w:pStyle w:val="font-claude-response-body"/>
        <w:rPr>
          <w:ins w:id="309" w:author="mark quinn" w:date="2026-03-14T11:47:00Z" w16du:dateUtc="2026-03-14T03:47:00Z"/>
          <w:rFonts w:ascii="Calibri" w:eastAsiaTheme="minorEastAsia" w:hAnsi="Calibri" w:cstheme="minorBidi"/>
          <w:i/>
          <w:color w:val="A6A6A6" w:themeColor="background1" w:themeShade="A6"/>
          <w:sz w:val="22"/>
          <w:szCs w:val="22"/>
          <w:lang w:eastAsia="en-US"/>
        </w:rPr>
      </w:pPr>
      <w:ins w:id="310" w:author="mark quinn" w:date="2026-03-14T11:48:00Z" w16du:dateUtc="2026-03-14T03:48:00Z">
        <w:r>
          <w:rPr>
            <w:rFonts w:ascii="Calibri" w:eastAsiaTheme="minorEastAsia" w:hAnsi="Calibri" w:cstheme="minorBidi"/>
            <w:i/>
            <w:color w:val="A6A6A6" w:themeColor="background1" w:themeShade="A6"/>
            <w:sz w:val="22"/>
            <w:szCs w:val="22"/>
            <w:lang w:eastAsia="en-US"/>
          </w:rPr>
          <w:t xml:space="preserve">Sales prices </w:t>
        </w:r>
      </w:ins>
      <w:ins w:id="311" w:author="mark quinn" w:date="2026-03-14T11:47:00Z" w16du:dateUtc="2026-03-14T03:47:00Z">
        <w:r w:rsidRPr="00701E4D">
          <w:rPr>
            <w:rFonts w:ascii="Calibri" w:eastAsiaTheme="minorEastAsia" w:hAnsi="Calibri" w:cstheme="minorBidi"/>
            <w:i/>
            <w:color w:val="A6A6A6" w:themeColor="background1" w:themeShade="A6"/>
            <w:sz w:val="22"/>
            <w:szCs w:val="22"/>
            <w:lang w:eastAsia="en-US"/>
          </w:rPr>
          <w:t>are based on an annual inflation rate of only 1.5% for mango fresh fruit sales and 1.5% to 3% for agarwood oud wood chip sales.</w:t>
        </w:r>
      </w:ins>
    </w:p>
    <w:p w14:paraId="76E6E17E" w14:textId="77777777" w:rsidR="00702C46" w:rsidRPr="007D3477" w:rsidRDefault="00702C46" w:rsidP="007D3477">
      <w:pPr>
        <w:pStyle w:val="font-claude-response-body"/>
        <w:rPr>
          <w:rFonts w:ascii="Calibri" w:eastAsiaTheme="minorEastAsia" w:hAnsi="Calibri" w:cstheme="minorBidi"/>
          <w:i/>
          <w:color w:val="FF0000"/>
          <w:sz w:val="22"/>
          <w:szCs w:val="22"/>
          <w:lang w:eastAsia="en-US"/>
        </w:rPr>
      </w:pPr>
    </w:p>
    <w:p w14:paraId="3893B434" w14:textId="1FF29816" w:rsidR="007D3477" w:rsidRPr="007D3477" w:rsidRDefault="007D3477" w:rsidP="007D3477">
      <w:pPr>
        <w:pStyle w:val="font-claude-response-body"/>
        <w:rPr>
          <w:rFonts w:ascii="Calibri" w:eastAsiaTheme="minorEastAsia" w:hAnsi="Calibri" w:cstheme="minorBidi"/>
          <w:i/>
          <w:color w:val="FF0000"/>
          <w:sz w:val="22"/>
          <w:szCs w:val="22"/>
          <w:lang w:eastAsia="en-US"/>
        </w:rPr>
      </w:pPr>
      <w:r w:rsidRPr="007D3477">
        <w:rPr>
          <w:rFonts w:ascii="Calibri" w:eastAsiaTheme="minorEastAsia" w:hAnsi="Calibri" w:cstheme="minorBidi"/>
          <w:i/>
          <w:color w:val="FF0000"/>
          <w:sz w:val="22"/>
          <w:szCs w:val="22"/>
          <w:lang w:eastAsia="en-US"/>
        </w:rPr>
        <w:t>Trees grow steadily regardless of market cycles. As population growth and inflation continue worldwide, demand for natural products</w:t>
      </w:r>
      <w:r>
        <w:rPr>
          <w:rFonts w:ascii="Calibri" w:eastAsiaTheme="minorEastAsia" w:hAnsi="Calibri" w:cstheme="minorBidi"/>
          <w:i/>
          <w:color w:val="FF0000"/>
          <w:sz w:val="22"/>
          <w:szCs w:val="22"/>
          <w:lang w:eastAsia="en-US"/>
        </w:rPr>
        <w:t xml:space="preserve">: </w:t>
      </w:r>
      <w:r w:rsidRPr="007D3477">
        <w:rPr>
          <w:rFonts w:ascii="Calibri" w:eastAsiaTheme="minorEastAsia" w:hAnsi="Calibri" w:cstheme="minorBidi"/>
          <w:i/>
          <w:color w:val="FF0000"/>
          <w:sz w:val="22"/>
          <w:szCs w:val="22"/>
          <w:lang w:eastAsia="en-US"/>
        </w:rPr>
        <w:t xml:space="preserve"> food, wood, and essential oils</w:t>
      </w:r>
      <w:r>
        <w:rPr>
          <w:rFonts w:ascii="Calibri" w:eastAsiaTheme="minorEastAsia" w:hAnsi="Calibri" w:cstheme="minorBidi"/>
          <w:i/>
          <w:color w:val="FF0000"/>
          <w:sz w:val="22"/>
          <w:szCs w:val="22"/>
          <w:lang w:eastAsia="en-US"/>
        </w:rPr>
        <w:t>,</w:t>
      </w:r>
      <w:r w:rsidRPr="007D3477">
        <w:rPr>
          <w:rFonts w:ascii="Calibri" w:eastAsiaTheme="minorEastAsia" w:hAnsi="Calibri" w:cstheme="minorBidi"/>
          <w:i/>
          <w:color w:val="FF0000"/>
          <w:sz w:val="22"/>
          <w:szCs w:val="22"/>
          <w:lang w:eastAsia="en-US"/>
        </w:rPr>
        <w:t xml:space="preserve"> remains constant, making agroforestry one of the most reliable long-term investments available today.</w:t>
      </w:r>
    </w:p>
    <w:p w14:paraId="004AC9C6" w14:textId="3C60D8F0" w:rsidR="007D3477" w:rsidRPr="00702C46" w:rsidRDefault="007D3477" w:rsidP="007D3477">
      <w:pPr>
        <w:pStyle w:val="font-claude-response-body"/>
        <w:rPr>
          <w:rFonts w:ascii="Calibri" w:eastAsiaTheme="minorEastAsia" w:hAnsi="Calibri" w:cstheme="minorBidi"/>
          <w:b/>
          <w:bCs/>
          <w:i/>
          <w:color w:val="A6A6A6" w:themeColor="background1" w:themeShade="A6"/>
          <w:sz w:val="22"/>
          <w:szCs w:val="22"/>
          <w:lang w:eastAsia="en-US"/>
          <w:rPrChange w:id="312" w:author="mark quinn" w:date="2026-03-14T11:49:00Z" w16du:dateUtc="2026-03-14T03:49:00Z">
            <w:rPr>
              <w:rFonts w:ascii="Calibri" w:eastAsiaTheme="minorEastAsia" w:hAnsi="Calibri" w:cstheme="minorBidi"/>
              <w:b/>
              <w:bCs/>
              <w:i/>
              <w:color w:val="FF0000"/>
              <w:sz w:val="22"/>
              <w:szCs w:val="22"/>
              <w:lang w:eastAsia="en-US"/>
            </w:rPr>
          </w:rPrChange>
        </w:rPr>
      </w:pPr>
      <w:r w:rsidRPr="007D3477">
        <w:rPr>
          <w:rFonts w:ascii="Calibri" w:eastAsiaTheme="minorEastAsia" w:hAnsi="Calibri" w:cstheme="minorBidi"/>
          <w:i/>
          <w:color w:val="FF0000"/>
          <w:sz w:val="22"/>
          <w:szCs w:val="22"/>
          <w:lang w:eastAsia="en-US"/>
        </w:rPr>
        <w:t>Important:</w:t>
      </w:r>
      <w:r w:rsidRPr="007D3477">
        <w:rPr>
          <w:rFonts w:ascii="Calibri" w:eastAsiaTheme="minorEastAsia" w:hAnsi="Calibri" w:cstheme="minorBidi"/>
          <w:b/>
          <w:bCs/>
          <w:i/>
          <w:color w:val="FF0000"/>
          <w:sz w:val="22"/>
          <w:szCs w:val="22"/>
          <w:lang w:eastAsia="en-US"/>
        </w:rPr>
        <w:t xml:space="preserve"> </w:t>
      </w:r>
      <w:r w:rsidRPr="007D3477">
        <w:rPr>
          <w:rFonts w:ascii="Calibri" w:eastAsiaTheme="minorEastAsia" w:hAnsi="Calibri" w:cstheme="minorBidi"/>
          <w:i/>
          <w:color w:val="FF0000"/>
          <w:sz w:val="22"/>
          <w:szCs w:val="22"/>
          <w:lang w:eastAsia="en-US"/>
        </w:rPr>
        <w:t xml:space="preserve">Projected returns are not </w:t>
      </w:r>
      <w:proofErr w:type="gramStart"/>
      <w:r w:rsidRPr="007D3477">
        <w:rPr>
          <w:rFonts w:ascii="Calibri" w:eastAsiaTheme="minorEastAsia" w:hAnsi="Calibri" w:cstheme="minorBidi"/>
          <w:i/>
          <w:color w:val="FF0000"/>
          <w:sz w:val="22"/>
          <w:szCs w:val="22"/>
          <w:lang w:eastAsia="en-US"/>
        </w:rPr>
        <w:t>guaranteed</w:t>
      </w:r>
      <w:proofErr w:type="gramEnd"/>
      <w:r w:rsidRPr="007D3477">
        <w:rPr>
          <w:rFonts w:ascii="Calibri" w:eastAsiaTheme="minorEastAsia" w:hAnsi="Calibri" w:cstheme="minorBidi"/>
          <w:i/>
          <w:color w:val="FF0000"/>
          <w:sz w:val="22"/>
          <w:szCs w:val="22"/>
          <w:lang w:eastAsia="en-US"/>
        </w:rPr>
        <w:t xml:space="preserve"> and actual results may vary based on harvest yields, market conditions, and commodity pricing</w:t>
      </w:r>
      <w:r w:rsidRPr="007D3477">
        <w:rPr>
          <w:rFonts w:ascii="Calibri" w:eastAsiaTheme="minorEastAsia" w:hAnsi="Calibri" w:cstheme="minorBidi"/>
          <w:b/>
          <w:bCs/>
          <w:i/>
          <w:color w:val="FF0000"/>
          <w:sz w:val="22"/>
          <w:szCs w:val="22"/>
          <w:lang w:eastAsia="en-US"/>
        </w:rPr>
        <w:t>.</w:t>
      </w:r>
      <w:r>
        <w:rPr>
          <w:rFonts w:ascii="Calibri" w:eastAsiaTheme="minorEastAsia" w:hAnsi="Calibri" w:cstheme="minorBidi"/>
          <w:b/>
          <w:bCs/>
          <w:i/>
          <w:color w:val="FF0000"/>
          <w:sz w:val="22"/>
          <w:szCs w:val="22"/>
          <w:lang w:eastAsia="en-US"/>
        </w:rPr>
        <w:t xml:space="preserve"> </w:t>
      </w:r>
      <w:r w:rsidRPr="007D3477">
        <w:rPr>
          <w:rFonts w:ascii="Calibri" w:eastAsiaTheme="minorEastAsia" w:hAnsi="Calibri" w:cstheme="minorBidi"/>
          <w:i/>
          <w:color w:val="FF0000"/>
          <w:sz w:val="22"/>
          <w:szCs w:val="22"/>
          <w:highlight w:val="yellow"/>
          <w:lang w:eastAsia="en-US"/>
        </w:rPr>
        <w:t>(Aligning with the business plan)</w:t>
      </w:r>
      <w:r w:rsidR="000908D3">
        <w:rPr>
          <w:rFonts w:ascii="Calibri" w:eastAsiaTheme="minorEastAsia" w:hAnsi="Calibri" w:cstheme="minorBidi"/>
          <w:i/>
          <w:color w:val="FF0000"/>
          <w:sz w:val="22"/>
          <w:szCs w:val="22"/>
          <w:lang w:eastAsia="en-US"/>
        </w:rPr>
        <w:t xml:space="preserve"> </w:t>
      </w:r>
      <w:r w:rsidR="000908D3" w:rsidRPr="000908D3">
        <w:rPr>
          <w:rFonts w:ascii="Calibri" w:eastAsiaTheme="minorEastAsia" w:hAnsi="Calibri" w:cstheme="minorBidi"/>
          <w:i/>
          <w:color w:val="FF0000"/>
          <w:sz w:val="22"/>
          <w:szCs w:val="22"/>
          <w:highlight w:val="green"/>
          <w:lang w:eastAsia="en-US"/>
        </w:rPr>
        <w:t>MARK: THOUGHTS?</w:t>
      </w:r>
      <w:ins w:id="313" w:author="mark quinn" w:date="2026-03-14T11:49:00Z" w16du:dateUtc="2026-03-14T03:49:00Z">
        <w:r w:rsidR="00702C46" w:rsidRPr="00702C46">
          <w:rPr>
            <w:rFonts w:ascii="Calibri" w:eastAsiaTheme="minorEastAsia" w:hAnsi="Calibri" w:cstheme="minorBidi"/>
            <w:i/>
            <w:color w:val="A6A6A6" w:themeColor="background1" w:themeShade="A6"/>
            <w:sz w:val="22"/>
            <w:szCs w:val="22"/>
            <w:lang w:eastAsia="en-US"/>
            <w:rPrChange w:id="314" w:author="mark quinn" w:date="2026-03-14T11:49:00Z" w16du:dateUtc="2026-03-14T03:49:00Z">
              <w:rPr>
                <w:rFonts w:ascii="Calibri" w:eastAsiaTheme="minorEastAsia" w:hAnsi="Calibri" w:cstheme="minorBidi"/>
                <w:i/>
                <w:color w:val="FF0000"/>
                <w:sz w:val="22"/>
                <w:szCs w:val="22"/>
                <w:lang w:eastAsia="en-US"/>
              </w:rPr>
            </w:rPrChange>
          </w:rPr>
          <w:t>100% agreed, we must include Disclaimers</w:t>
        </w:r>
      </w:ins>
    </w:p>
    <w:p w14:paraId="74AB943E" w14:textId="77777777" w:rsidR="007C7C88" w:rsidRDefault="007D654A">
      <w:r>
        <w:t>______________________________________________________________________</w:t>
      </w:r>
    </w:p>
    <w:p w14:paraId="7562FEFD" w14:textId="77777777" w:rsidR="007C7C88" w:rsidRDefault="007D654A">
      <w:r>
        <w:br w:type="page"/>
      </w:r>
    </w:p>
    <w:p w14:paraId="71DD2279" w14:textId="77777777" w:rsidR="007C7C88" w:rsidRPr="000908D3" w:rsidRDefault="007D654A">
      <w:pPr>
        <w:pStyle w:val="Heading1"/>
        <w:rPr>
          <w:color w:val="000000" w:themeColor="text1"/>
        </w:rPr>
      </w:pPr>
      <w:r w:rsidRPr="000908D3">
        <w:rPr>
          <w:color w:val="000000" w:themeColor="text1"/>
        </w:rPr>
        <w:lastRenderedPageBreak/>
        <w:t>12. WHY INVEST IN AGROFORESTRY IN THE PHILIPPINES</w:t>
      </w:r>
    </w:p>
    <w:p w14:paraId="4B8071D2" w14:textId="77777777" w:rsidR="007C7C88" w:rsidRPr="005A0B74" w:rsidRDefault="007D654A">
      <w:pPr>
        <w:rPr>
          <w:rFonts w:cs="Times New Roman (Body CS)"/>
          <w:strike/>
        </w:rPr>
      </w:pPr>
      <w:r w:rsidRPr="005A0B74">
        <w:rPr>
          <w:rFonts w:cs="Times New Roman (Body CS)"/>
          <w:b/>
          <w:strike/>
        </w:rPr>
        <w:t>Q: Why should I consider investing in agroforestry in Asia — especially the Philippines?</w:t>
      </w:r>
    </w:p>
    <w:p w14:paraId="199B547E" w14:textId="77777777" w:rsidR="007C7C88" w:rsidRDefault="007D654A">
      <w:pPr>
        <w:rPr>
          <w:rFonts w:cs="Times New Roman (Body CS)"/>
          <w:strike/>
        </w:rPr>
      </w:pPr>
      <w:r w:rsidRPr="005A0B74">
        <w:rPr>
          <w:rFonts w:cs="Times New Roman (Body CS)"/>
          <w:strike/>
        </w:rPr>
        <w:t>A: Agroforestry is one of the most stable and profitable global asset classes, generating around USD 8 billion in annual turnover. Over the past fifty years, it has consistently outperformed equities, bonds, and savings deposits.</w:t>
      </w:r>
      <w:r w:rsidRPr="005A0B74">
        <w:rPr>
          <w:rFonts w:cs="Times New Roman (Body CS)"/>
          <w:strike/>
        </w:rPr>
        <w:br/>
      </w:r>
      <w:r w:rsidRPr="005A0B74">
        <w:rPr>
          <w:rFonts w:cs="Times New Roman (Body CS)"/>
          <w:strike/>
        </w:rPr>
        <w:br/>
        <w:t>Agriculture and forestry remain in constant demand, offering reliable long-term growth and portfolio diversification. The Philippines is an especially attractive location due to its booming economy, ideal tropical climate, and fertile farmland, much of which is being converted from former sugar plantations to sustainable tree cultivation.</w:t>
      </w:r>
      <w:r w:rsidRPr="005A0B74">
        <w:rPr>
          <w:rFonts w:cs="Times New Roman (Body CS)"/>
          <w:strike/>
        </w:rPr>
        <w:br/>
      </w:r>
      <w:r w:rsidRPr="005A0B74">
        <w:rPr>
          <w:rFonts w:cs="Times New Roman (Body CS)"/>
          <w:strike/>
        </w:rPr>
        <w:br/>
        <w:t>Our plantations are inland, away from coastal zones, and will therefore be protected from tsunamis, major floods, and volcanic activity. Labour costs and land prices ar</w:t>
      </w:r>
      <w:r w:rsidRPr="005A0B74">
        <w:rPr>
          <w:rFonts w:cs="Times New Roman (Body CS)"/>
          <w:strike/>
        </w:rPr>
        <w:t>e also lower than in many neighbouring Asian countries, supporting strong investment efficiency.</w:t>
      </w:r>
    </w:p>
    <w:p w14:paraId="6D5AAF55" w14:textId="77777777" w:rsidR="005A0B74" w:rsidRPr="005A0B74" w:rsidRDefault="005A0B74" w:rsidP="005A0B74">
      <w:pPr>
        <w:pStyle w:val="font-claude-response-body"/>
        <w:rPr>
          <w:rFonts w:ascii="Calibri" w:eastAsiaTheme="minorEastAsia" w:hAnsi="Calibri" w:cstheme="minorBidi"/>
          <w:i/>
          <w:color w:val="FF0000"/>
          <w:sz w:val="22"/>
          <w:szCs w:val="22"/>
          <w:lang w:eastAsia="en-US"/>
        </w:rPr>
      </w:pPr>
      <w:r w:rsidRPr="005A0B74">
        <w:rPr>
          <w:rFonts w:ascii="Calibri" w:eastAsiaTheme="minorEastAsia" w:hAnsi="Calibri" w:cstheme="minorBidi"/>
          <w:b/>
          <w:bCs/>
          <w:i/>
          <w:color w:val="FF0000"/>
          <w:sz w:val="22"/>
          <w:szCs w:val="22"/>
          <w:lang w:eastAsia="en-US"/>
        </w:rPr>
        <w:t>Q: Why should I consider investing in agroforestry in the Philippines?</w:t>
      </w:r>
    </w:p>
    <w:p w14:paraId="4B054A9C" w14:textId="77777777" w:rsidR="005A0B74" w:rsidRPr="005A0B74" w:rsidRDefault="005A0B74" w:rsidP="005A0B74">
      <w:pPr>
        <w:pStyle w:val="font-claude-response-body"/>
        <w:rPr>
          <w:rFonts w:ascii="Calibri" w:eastAsiaTheme="minorEastAsia" w:hAnsi="Calibri" w:cstheme="minorBidi"/>
          <w:i/>
          <w:color w:val="FF0000"/>
          <w:sz w:val="22"/>
          <w:szCs w:val="22"/>
          <w:lang w:eastAsia="en-US"/>
        </w:rPr>
      </w:pPr>
      <w:r w:rsidRPr="005A0B74">
        <w:rPr>
          <w:rFonts w:ascii="Calibri" w:eastAsiaTheme="minorEastAsia" w:hAnsi="Calibri" w:cstheme="minorBidi"/>
          <w:b/>
          <w:bCs/>
          <w:i/>
          <w:color w:val="FF0000"/>
          <w:sz w:val="22"/>
          <w:szCs w:val="22"/>
          <w:lang w:eastAsia="en-US"/>
        </w:rPr>
        <w:t>A:</w:t>
      </w:r>
      <w:r w:rsidRPr="005A0B74">
        <w:rPr>
          <w:rFonts w:ascii="Calibri" w:eastAsiaTheme="minorEastAsia" w:hAnsi="Calibri" w:cstheme="minorBidi"/>
          <w:i/>
          <w:color w:val="FF0000"/>
          <w:sz w:val="22"/>
          <w:szCs w:val="22"/>
          <w:lang w:eastAsia="en-US"/>
        </w:rPr>
        <w:t xml:space="preserve"> Agarwood and Carabao mango cultivation in the Philippines benefits from favourable </w:t>
      </w:r>
      <w:proofErr w:type="spellStart"/>
      <w:r w:rsidRPr="005A0B74">
        <w:rPr>
          <w:rFonts w:ascii="Calibri" w:eastAsiaTheme="minorEastAsia" w:hAnsi="Calibri" w:cstheme="minorBidi"/>
          <w:i/>
          <w:color w:val="FF0000"/>
          <w:sz w:val="22"/>
          <w:szCs w:val="22"/>
          <w:lang w:eastAsia="en-US"/>
        </w:rPr>
        <w:t>agro</w:t>
      </w:r>
      <w:proofErr w:type="spellEnd"/>
      <w:r w:rsidRPr="005A0B74">
        <w:rPr>
          <w:rFonts w:ascii="Calibri" w:eastAsiaTheme="minorEastAsia" w:hAnsi="Calibri" w:cstheme="minorBidi"/>
          <w:i/>
          <w:color w:val="FF0000"/>
          <w:sz w:val="22"/>
          <w:szCs w:val="22"/>
          <w:lang w:eastAsia="en-US"/>
        </w:rPr>
        <w:t>-climatic conditions, including:</w:t>
      </w:r>
    </w:p>
    <w:p w14:paraId="250C30BE" w14:textId="77777777" w:rsidR="005A0B74" w:rsidRPr="005A0B74" w:rsidRDefault="005A0B74" w:rsidP="005A0B74">
      <w:pPr>
        <w:pStyle w:val="whitespace-normal"/>
        <w:numPr>
          <w:ilvl w:val="0"/>
          <w:numId w:val="14"/>
        </w:numPr>
        <w:rPr>
          <w:rFonts w:ascii="Calibri" w:eastAsiaTheme="minorEastAsia" w:hAnsi="Calibri" w:cstheme="minorBidi"/>
          <w:i/>
          <w:color w:val="FF0000"/>
          <w:sz w:val="22"/>
          <w:szCs w:val="22"/>
          <w:lang w:eastAsia="en-US"/>
        </w:rPr>
      </w:pPr>
      <w:r w:rsidRPr="005A0B74">
        <w:rPr>
          <w:rFonts w:ascii="Calibri" w:eastAsiaTheme="minorEastAsia" w:hAnsi="Calibri" w:cstheme="minorBidi"/>
          <w:i/>
          <w:color w:val="FF0000"/>
          <w:sz w:val="22"/>
          <w:szCs w:val="22"/>
          <w:lang w:eastAsia="en-US"/>
        </w:rPr>
        <w:t>Tropical climate with appropriate rainfall distribution (1,500-2,500mm annually)</w:t>
      </w:r>
    </w:p>
    <w:p w14:paraId="5FB6BC58" w14:textId="77777777" w:rsidR="005A0B74" w:rsidRPr="005A0B74" w:rsidRDefault="005A0B74" w:rsidP="005A0B74">
      <w:pPr>
        <w:pStyle w:val="whitespace-normal"/>
        <w:numPr>
          <w:ilvl w:val="0"/>
          <w:numId w:val="14"/>
        </w:numPr>
        <w:rPr>
          <w:rFonts w:ascii="Calibri" w:eastAsiaTheme="minorEastAsia" w:hAnsi="Calibri" w:cstheme="minorBidi"/>
          <w:i/>
          <w:color w:val="FF0000"/>
          <w:sz w:val="22"/>
          <w:szCs w:val="22"/>
          <w:lang w:eastAsia="en-US"/>
        </w:rPr>
      </w:pPr>
      <w:r w:rsidRPr="005A0B74">
        <w:rPr>
          <w:rFonts w:ascii="Calibri" w:eastAsiaTheme="minorEastAsia" w:hAnsi="Calibri" w:cstheme="minorBidi"/>
          <w:i/>
          <w:color w:val="FF0000"/>
          <w:sz w:val="22"/>
          <w:szCs w:val="22"/>
          <w:lang w:eastAsia="en-US"/>
        </w:rPr>
        <w:t>Well-drained volcanic soils (ideal for both crops)</w:t>
      </w:r>
    </w:p>
    <w:p w14:paraId="00645536" w14:textId="77777777" w:rsidR="005A0B74" w:rsidRPr="005A0B74" w:rsidRDefault="005A0B74" w:rsidP="005A0B74">
      <w:pPr>
        <w:pStyle w:val="whitespace-normal"/>
        <w:numPr>
          <w:ilvl w:val="0"/>
          <w:numId w:val="14"/>
        </w:numPr>
        <w:rPr>
          <w:rFonts w:ascii="Calibri" w:eastAsiaTheme="minorEastAsia" w:hAnsi="Calibri" w:cstheme="minorBidi"/>
          <w:i/>
          <w:color w:val="FF0000"/>
          <w:sz w:val="22"/>
          <w:szCs w:val="22"/>
          <w:lang w:eastAsia="en-US"/>
        </w:rPr>
      </w:pPr>
      <w:r w:rsidRPr="005A0B74">
        <w:rPr>
          <w:rFonts w:ascii="Calibri" w:eastAsiaTheme="minorEastAsia" w:hAnsi="Calibri" w:cstheme="minorBidi"/>
          <w:i/>
          <w:color w:val="FF0000"/>
          <w:sz w:val="22"/>
          <w:szCs w:val="22"/>
          <w:lang w:eastAsia="en-US"/>
        </w:rPr>
        <w:t>Competitive agricultural labour costs</w:t>
      </w:r>
    </w:p>
    <w:p w14:paraId="2425B8E8" w14:textId="77777777" w:rsidR="005A0B74" w:rsidRDefault="005A0B74" w:rsidP="005A0B74">
      <w:pPr>
        <w:pStyle w:val="whitespace-normal"/>
        <w:numPr>
          <w:ilvl w:val="0"/>
          <w:numId w:val="14"/>
        </w:numPr>
        <w:rPr>
          <w:ins w:id="315" w:author="mark quinn" w:date="2026-03-14T11:50:00Z" w16du:dateUtc="2026-03-14T03:50:00Z"/>
          <w:rFonts w:ascii="Calibri" w:eastAsiaTheme="minorEastAsia" w:hAnsi="Calibri" w:cstheme="minorBidi"/>
          <w:i/>
          <w:color w:val="FF0000"/>
          <w:sz w:val="22"/>
          <w:szCs w:val="22"/>
          <w:lang w:eastAsia="en-US"/>
        </w:rPr>
      </w:pPr>
      <w:r w:rsidRPr="005A0B74">
        <w:rPr>
          <w:rFonts w:ascii="Calibri" w:eastAsiaTheme="minorEastAsia" w:hAnsi="Calibri" w:cstheme="minorBidi"/>
          <w:i/>
          <w:color w:val="FF0000"/>
          <w:sz w:val="22"/>
          <w:szCs w:val="22"/>
          <w:lang w:eastAsia="en-US"/>
        </w:rPr>
        <w:t>Government support for agricultural development</w:t>
      </w:r>
    </w:p>
    <w:p w14:paraId="53F3E60D" w14:textId="06A8CB34" w:rsidR="00702C46" w:rsidRPr="00336594" w:rsidRDefault="00336594" w:rsidP="005A0B74">
      <w:pPr>
        <w:pStyle w:val="whitespace-normal"/>
        <w:numPr>
          <w:ilvl w:val="0"/>
          <w:numId w:val="14"/>
        </w:numPr>
        <w:rPr>
          <w:rFonts w:ascii="Calibri" w:eastAsiaTheme="minorEastAsia" w:hAnsi="Calibri" w:cstheme="minorBidi"/>
          <w:i/>
          <w:color w:val="A6A6A6" w:themeColor="background1" w:themeShade="A6"/>
          <w:sz w:val="22"/>
          <w:szCs w:val="22"/>
          <w:lang w:eastAsia="en-US"/>
          <w:rPrChange w:id="316" w:author="mark quinn" w:date="2026-03-14T11:51:00Z" w16du:dateUtc="2026-03-14T03:51:00Z">
            <w:rPr>
              <w:rFonts w:ascii="Calibri" w:eastAsiaTheme="minorEastAsia" w:hAnsi="Calibri" w:cstheme="minorBidi"/>
              <w:i/>
              <w:color w:val="FF0000"/>
              <w:sz w:val="22"/>
              <w:szCs w:val="22"/>
              <w:lang w:eastAsia="en-US"/>
            </w:rPr>
          </w:rPrChange>
        </w:rPr>
      </w:pPr>
      <w:ins w:id="317" w:author="mark quinn" w:date="2026-03-14T11:50:00Z" w16du:dateUtc="2026-03-14T03:50:00Z">
        <w:r w:rsidRPr="00336594">
          <w:rPr>
            <w:rFonts w:ascii="Calibri" w:eastAsiaTheme="minorEastAsia" w:hAnsi="Calibri" w:cstheme="minorBidi"/>
            <w:i/>
            <w:color w:val="A6A6A6" w:themeColor="background1" w:themeShade="A6"/>
            <w:sz w:val="22"/>
            <w:szCs w:val="22"/>
            <w:lang w:eastAsia="en-US"/>
            <w:rPrChange w:id="318" w:author="mark quinn" w:date="2026-03-14T11:51:00Z" w16du:dateUtc="2026-03-14T03:51:00Z">
              <w:rPr>
                <w:rFonts w:ascii="Calibri" w:eastAsiaTheme="minorEastAsia" w:hAnsi="Calibri" w:cstheme="minorBidi"/>
                <w:i/>
                <w:color w:val="FF0000"/>
                <w:sz w:val="22"/>
                <w:szCs w:val="22"/>
                <w:lang w:eastAsia="en-US"/>
              </w:rPr>
            </w:rPrChange>
          </w:rPr>
          <w:t xml:space="preserve">Infrastructure and export logistics </w:t>
        </w:r>
      </w:ins>
    </w:p>
    <w:p w14:paraId="56337047" w14:textId="49B74D7F" w:rsidR="005A0B74" w:rsidRPr="005A0B74" w:rsidRDefault="005A0B74" w:rsidP="005A0B74">
      <w:pPr>
        <w:pStyle w:val="font-claude-response-body"/>
        <w:rPr>
          <w:rFonts w:ascii="Calibri" w:eastAsiaTheme="minorEastAsia" w:hAnsi="Calibri" w:cstheme="minorBidi"/>
          <w:i/>
          <w:color w:val="FF0000"/>
          <w:sz w:val="22"/>
          <w:szCs w:val="22"/>
          <w:lang w:eastAsia="en-US"/>
        </w:rPr>
      </w:pPr>
      <w:r w:rsidRPr="005A0B74">
        <w:rPr>
          <w:rFonts w:ascii="Calibri" w:eastAsiaTheme="minorEastAsia" w:hAnsi="Calibri" w:cstheme="minorBidi"/>
          <w:i/>
          <w:color w:val="FF0000"/>
          <w:sz w:val="22"/>
          <w:szCs w:val="22"/>
          <w:lang w:eastAsia="en-US"/>
        </w:rPr>
        <w:t xml:space="preserve">Golden Forests' plantations deliver projected annualised returns of 18.5% </w:t>
      </w:r>
      <w:proofErr w:type="spellStart"/>
      <w:ins w:id="319" w:author="mark quinn" w:date="2026-03-14T11:53:00Z" w16du:dateUtc="2026-03-14T03:53:00Z">
        <w:r w:rsidR="00336594" w:rsidRPr="00336594">
          <w:rPr>
            <w:rFonts w:ascii="Calibri" w:eastAsiaTheme="minorEastAsia" w:hAnsi="Calibri" w:cstheme="minorBidi"/>
            <w:i/>
            <w:color w:val="A6A6A6" w:themeColor="background1" w:themeShade="A6"/>
            <w:sz w:val="22"/>
            <w:szCs w:val="22"/>
            <w:lang w:eastAsia="en-US"/>
            <w:rPrChange w:id="320" w:author="mark quinn" w:date="2026-03-14T11:53:00Z" w16du:dateUtc="2026-03-14T03:53:00Z">
              <w:rPr>
                <w:rFonts w:ascii="Calibri" w:eastAsiaTheme="minorEastAsia" w:hAnsi="Calibri" w:cstheme="minorBidi"/>
                <w:i/>
                <w:color w:val="FF0000"/>
                <w:sz w:val="22"/>
                <w:szCs w:val="22"/>
                <w:lang w:eastAsia="en-US"/>
              </w:rPr>
            </w:rPrChange>
          </w:rPr>
          <w:t>for</w:t>
        </w:r>
      </w:ins>
      <w:del w:id="321" w:author="mark quinn" w:date="2026-03-14T11:53:00Z" w16du:dateUtc="2026-03-14T03:53:00Z">
        <w:r w:rsidRPr="00336594" w:rsidDel="00336594">
          <w:rPr>
            <w:rFonts w:ascii="Calibri" w:eastAsiaTheme="minorEastAsia" w:hAnsi="Calibri" w:cstheme="minorBidi"/>
            <w:i/>
            <w:color w:val="A6A6A6" w:themeColor="background1" w:themeShade="A6"/>
            <w:sz w:val="22"/>
            <w:szCs w:val="22"/>
            <w:lang w:eastAsia="en-US"/>
            <w:rPrChange w:id="322" w:author="mark quinn" w:date="2026-03-14T11:53:00Z" w16du:dateUtc="2026-03-14T03:53:00Z">
              <w:rPr>
                <w:rFonts w:ascii="Calibri" w:eastAsiaTheme="minorEastAsia" w:hAnsi="Calibri" w:cstheme="minorBidi"/>
                <w:i/>
                <w:color w:val="FF0000"/>
                <w:sz w:val="22"/>
                <w:szCs w:val="22"/>
                <w:lang w:eastAsia="en-US"/>
              </w:rPr>
            </w:rPrChange>
          </w:rPr>
          <w:delText>(</w:delText>
        </w:r>
      </w:del>
      <w:r w:rsidRPr="005A0B74">
        <w:rPr>
          <w:rFonts w:ascii="Calibri" w:eastAsiaTheme="minorEastAsia" w:hAnsi="Calibri" w:cstheme="minorBidi"/>
          <w:i/>
          <w:color w:val="FF0000"/>
          <w:sz w:val="22"/>
          <w:szCs w:val="22"/>
          <w:lang w:eastAsia="en-US"/>
        </w:rPr>
        <w:t>agarwood</w:t>
      </w:r>
      <w:proofErr w:type="spellEnd"/>
      <w:del w:id="323" w:author="mark quinn" w:date="2026-03-14T11:53:00Z" w16du:dateUtc="2026-03-14T03:53:00Z">
        <w:r w:rsidRPr="00336594" w:rsidDel="00336594">
          <w:rPr>
            <w:rFonts w:ascii="Calibri" w:eastAsiaTheme="minorEastAsia" w:hAnsi="Calibri" w:cstheme="minorBidi"/>
            <w:i/>
            <w:color w:val="A6A6A6" w:themeColor="background1" w:themeShade="A6"/>
            <w:sz w:val="22"/>
            <w:szCs w:val="22"/>
            <w:lang w:eastAsia="en-US"/>
            <w:rPrChange w:id="324" w:author="mark quinn" w:date="2026-03-14T11:53:00Z" w16du:dateUtc="2026-03-14T03:53:00Z">
              <w:rPr>
                <w:rFonts w:ascii="Calibri" w:eastAsiaTheme="minorEastAsia" w:hAnsi="Calibri" w:cstheme="minorBidi"/>
                <w:i/>
                <w:color w:val="FF0000"/>
                <w:sz w:val="22"/>
                <w:szCs w:val="22"/>
                <w:lang w:eastAsia="en-US"/>
              </w:rPr>
            </w:rPrChange>
          </w:rPr>
          <w:delText>)</w:delText>
        </w:r>
      </w:del>
      <w:r w:rsidRPr="005A0B74">
        <w:rPr>
          <w:rFonts w:ascii="Calibri" w:eastAsiaTheme="minorEastAsia" w:hAnsi="Calibri" w:cstheme="minorBidi"/>
          <w:i/>
          <w:color w:val="FF0000"/>
          <w:sz w:val="22"/>
          <w:szCs w:val="22"/>
          <w:lang w:eastAsia="en-US"/>
        </w:rPr>
        <w:t xml:space="preserve"> and 14</w:t>
      </w:r>
      <w:ins w:id="325" w:author="mark quinn" w:date="2026-03-14T11:51:00Z" w16du:dateUtc="2026-03-14T03:51:00Z">
        <w:r w:rsidR="00336594" w:rsidRPr="00336594">
          <w:rPr>
            <w:rFonts w:ascii="Calibri" w:eastAsiaTheme="minorEastAsia" w:hAnsi="Calibri" w:cstheme="minorBidi"/>
            <w:i/>
            <w:color w:val="A6A6A6" w:themeColor="background1" w:themeShade="A6"/>
            <w:sz w:val="22"/>
            <w:szCs w:val="22"/>
            <w:lang w:eastAsia="en-US"/>
            <w:rPrChange w:id="326" w:author="mark quinn" w:date="2026-03-14T11:52:00Z" w16du:dateUtc="2026-03-14T03:52:00Z">
              <w:rPr>
                <w:rFonts w:ascii="Calibri" w:eastAsiaTheme="minorEastAsia" w:hAnsi="Calibri" w:cstheme="minorBidi"/>
                <w:i/>
                <w:color w:val="FF0000"/>
                <w:sz w:val="22"/>
                <w:szCs w:val="22"/>
                <w:lang w:eastAsia="en-US"/>
              </w:rPr>
            </w:rPrChange>
          </w:rPr>
          <w:t>%+ for</w:t>
        </w:r>
      </w:ins>
      <w:ins w:id="327" w:author="mark quinn" w:date="2026-03-14T11:52:00Z" w16du:dateUtc="2026-03-14T03:52:00Z">
        <w:r w:rsidR="00336594" w:rsidRPr="00336594">
          <w:rPr>
            <w:rFonts w:ascii="Calibri" w:eastAsiaTheme="minorEastAsia" w:hAnsi="Calibri" w:cstheme="minorBidi"/>
            <w:i/>
            <w:color w:val="A6A6A6" w:themeColor="background1" w:themeShade="A6"/>
            <w:sz w:val="22"/>
            <w:szCs w:val="22"/>
            <w:lang w:eastAsia="en-US"/>
            <w:rPrChange w:id="328" w:author="mark quinn" w:date="2026-03-14T11:52:00Z" w16du:dateUtc="2026-03-14T03:52:00Z">
              <w:rPr>
                <w:rFonts w:ascii="Calibri" w:eastAsiaTheme="minorEastAsia" w:hAnsi="Calibri" w:cstheme="minorBidi"/>
                <w:i/>
                <w:color w:val="FF0000"/>
                <w:sz w:val="22"/>
                <w:szCs w:val="22"/>
                <w:lang w:eastAsia="en-US"/>
              </w:rPr>
            </w:rPrChange>
          </w:rPr>
          <w:t xml:space="preserve"> </w:t>
        </w:r>
      </w:ins>
      <w:ins w:id="329" w:author="mark quinn" w:date="2026-03-14T11:51:00Z" w16du:dateUtc="2026-03-14T03:51:00Z">
        <w:r w:rsidR="00336594" w:rsidRPr="00336594">
          <w:rPr>
            <w:rFonts w:ascii="Calibri" w:eastAsiaTheme="minorEastAsia" w:hAnsi="Calibri" w:cstheme="minorBidi"/>
            <w:i/>
            <w:color w:val="A6A6A6" w:themeColor="background1" w:themeShade="A6"/>
            <w:sz w:val="22"/>
            <w:szCs w:val="22"/>
            <w:lang w:eastAsia="en-US"/>
            <w:rPrChange w:id="330" w:author="mark quinn" w:date="2026-03-14T11:52:00Z" w16du:dateUtc="2026-03-14T03:52:00Z">
              <w:rPr>
                <w:rFonts w:ascii="Calibri" w:eastAsiaTheme="minorEastAsia" w:hAnsi="Calibri" w:cstheme="minorBidi"/>
                <w:i/>
                <w:color w:val="FF0000"/>
                <w:sz w:val="22"/>
                <w:szCs w:val="22"/>
                <w:lang w:eastAsia="en-US"/>
              </w:rPr>
            </w:rPrChange>
          </w:rPr>
          <w:t xml:space="preserve">mango years </w:t>
        </w:r>
      </w:ins>
      <w:ins w:id="331" w:author="mark quinn" w:date="2026-03-14T11:52:00Z" w16du:dateUtc="2026-03-14T03:52:00Z">
        <w:r w:rsidR="00336594" w:rsidRPr="00336594">
          <w:rPr>
            <w:rFonts w:ascii="Calibri" w:eastAsiaTheme="minorEastAsia" w:hAnsi="Calibri" w:cstheme="minorBidi"/>
            <w:i/>
            <w:color w:val="A6A6A6" w:themeColor="background1" w:themeShade="A6"/>
            <w:sz w:val="22"/>
            <w:szCs w:val="22"/>
            <w:lang w:eastAsia="en-US"/>
            <w:rPrChange w:id="332" w:author="mark quinn" w:date="2026-03-14T11:52:00Z" w16du:dateUtc="2026-03-14T03:52:00Z">
              <w:rPr>
                <w:rFonts w:ascii="Calibri" w:eastAsiaTheme="minorEastAsia" w:hAnsi="Calibri" w:cstheme="minorBidi"/>
                <w:i/>
                <w:color w:val="FF0000"/>
                <w:sz w:val="22"/>
                <w:szCs w:val="22"/>
                <w:lang w:eastAsia="en-US"/>
              </w:rPr>
            </w:rPrChange>
          </w:rPr>
          <w:t>(</w:t>
        </w:r>
      </w:ins>
      <w:ins w:id="333" w:author="mark quinn" w:date="2026-03-14T11:51:00Z" w16du:dateUtc="2026-03-14T03:51:00Z">
        <w:r w:rsidR="00336594" w:rsidRPr="00336594">
          <w:rPr>
            <w:rFonts w:ascii="Calibri" w:eastAsiaTheme="minorEastAsia" w:hAnsi="Calibri" w:cstheme="minorBidi"/>
            <w:i/>
            <w:color w:val="A6A6A6" w:themeColor="background1" w:themeShade="A6"/>
            <w:sz w:val="22"/>
            <w:szCs w:val="22"/>
            <w:lang w:eastAsia="en-US"/>
            <w:rPrChange w:id="334" w:author="mark quinn" w:date="2026-03-14T11:52:00Z" w16du:dateUtc="2026-03-14T03:52:00Z">
              <w:rPr>
                <w:rFonts w:ascii="Calibri" w:eastAsiaTheme="minorEastAsia" w:hAnsi="Calibri" w:cstheme="minorBidi"/>
                <w:i/>
                <w:color w:val="FF0000"/>
                <w:sz w:val="22"/>
                <w:szCs w:val="22"/>
                <w:lang w:eastAsia="en-US"/>
              </w:rPr>
            </w:rPrChange>
          </w:rPr>
          <w:t>1-15</w:t>
        </w:r>
      </w:ins>
      <w:ins w:id="335" w:author="mark quinn" w:date="2026-03-14T11:52:00Z" w16du:dateUtc="2026-03-14T03:52:00Z">
        <w:r w:rsidR="00336594" w:rsidRPr="00336594">
          <w:rPr>
            <w:rFonts w:ascii="Calibri" w:eastAsiaTheme="minorEastAsia" w:hAnsi="Calibri" w:cstheme="minorBidi"/>
            <w:i/>
            <w:color w:val="A6A6A6" w:themeColor="background1" w:themeShade="A6"/>
            <w:sz w:val="22"/>
            <w:szCs w:val="22"/>
            <w:lang w:eastAsia="en-US"/>
            <w:rPrChange w:id="336" w:author="mark quinn" w:date="2026-03-14T11:52:00Z" w16du:dateUtc="2026-03-14T03:52:00Z">
              <w:rPr>
                <w:rFonts w:ascii="Calibri" w:eastAsiaTheme="minorEastAsia" w:hAnsi="Calibri" w:cstheme="minorBidi"/>
                <w:i/>
                <w:color w:val="FF0000"/>
                <w:sz w:val="22"/>
                <w:szCs w:val="22"/>
                <w:lang w:eastAsia="en-US"/>
              </w:rPr>
            </w:rPrChange>
          </w:rPr>
          <w:t xml:space="preserve">) </w:t>
        </w:r>
      </w:ins>
      <w:ins w:id="337" w:author="mark quinn" w:date="2026-03-14T11:51:00Z" w16du:dateUtc="2026-03-14T03:51:00Z">
        <w:r w:rsidR="00336594" w:rsidRPr="00336594">
          <w:rPr>
            <w:rFonts w:ascii="Calibri" w:eastAsiaTheme="minorEastAsia" w:hAnsi="Calibri" w:cstheme="minorBidi"/>
            <w:i/>
            <w:color w:val="A6A6A6" w:themeColor="background1" w:themeShade="A6"/>
            <w:sz w:val="22"/>
            <w:szCs w:val="22"/>
            <w:lang w:eastAsia="en-US"/>
            <w:rPrChange w:id="338" w:author="mark quinn" w:date="2026-03-14T11:52:00Z" w16du:dateUtc="2026-03-14T03:52:00Z">
              <w:rPr>
                <w:rFonts w:ascii="Calibri" w:eastAsiaTheme="minorEastAsia" w:hAnsi="Calibri" w:cstheme="minorBidi"/>
                <w:i/>
                <w:color w:val="FF0000"/>
                <w:sz w:val="22"/>
                <w:szCs w:val="22"/>
                <w:lang w:eastAsia="en-US"/>
              </w:rPr>
            </w:rPrChange>
          </w:rPr>
          <w:t xml:space="preserve">and </w:t>
        </w:r>
      </w:ins>
      <w:del w:id="339" w:author="mark quinn" w:date="2026-03-14T11:52:00Z" w16du:dateUtc="2026-03-14T03:52:00Z">
        <w:r w:rsidRPr="00336594" w:rsidDel="00336594">
          <w:rPr>
            <w:rFonts w:ascii="Calibri" w:eastAsiaTheme="minorEastAsia" w:hAnsi="Calibri" w:cstheme="minorBidi"/>
            <w:i/>
            <w:color w:val="A6A6A6" w:themeColor="background1" w:themeShade="A6"/>
            <w:sz w:val="22"/>
            <w:szCs w:val="22"/>
            <w:lang w:eastAsia="en-US"/>
            <w:rPrChange w:id="340" w:author="mark quinn" w:date="2026-03-14T11:53:00Z" w16du:dateUtc="2026-03-14T03:53:00Z">
              <w:rPr>
                <w:rFonts w:ascii="Calibri" w:eastAsiaTheme="minorEastAsia" w:hAnsi="Calibri" w:cstheme="minorBidi"/>
                <w:i/>
                <w:color w:val="FF0000"/>
                <w:sz w:val="22"/>
                <w:szCs w:val="22"/>
                <w:lang w:eastAsia="en-US"/>
              </w:rPr>
            </w:rPrChange>
          </w:rPr>
          <w:delText>-</w:delText>
        </w:r>
      </w:del>
      <w:r w:rsidRPr="00336594">
        <w:rPr>
          <w:rFonts w:ascii="Calibri" w:eastAsiaTheme="minorEastAsia" w:hAnsi="Calibri" w:cstheme="minorBidi"/>
          <w:i/>
          <w:color w:val="A6A6A6" w:themeColor="background1" w:themeShade="A6"/>
          <w:sz w:val="22"/>
          <w:szCs w:val="22"/>
          <w:lang w:eastAsia="en-US"/>
          <w:rPrChange w:id="341" w:author="mark quinn" w:date="2026-03-14T11:53:00Z" w16du:dateUtc="2026-03-14T03:53:00Z">
            <w:rPr>
              <w:rFonts w:ascii="Calibri" w:eastAsiaTheme="minorEastAsia" w:hAnsi="Calibri" w:cstheme="minorBidi"/>
              <w:i/>
              <w:color w:val="FF0000"/>
              <w:sz w:val="22"/>
              <w:szCs w:val="22"/>
              <w:lang w:eastAsia="en-US"/>
            </w:rPr>
          </w:rPrChange>
        </w:rPr>
        <w:t>23%</w:t>
      </w:r>
      <w:ins w:id="342" w:author="mark quinn" w:date="2026-03-14T11:52:00Z" w16du:dateUtc="2026-03-14T03:52:00Z">
        <w:r w:rsidR="00336594" w:rsidRPr="00336594">
          <w:rPr>
            <w:rFonts w:ascii="Calibri" w:eastAsiaTheme="minorEastAsia" w:hAnsi="Calibri" w:cstheme="minorBidi"/>
            <w:i/>
            <w:color w:val="A6A6A6" w:themeColor="background1" w:themeShade="A6"/>
            <w:sz w:val="22"/>
            <w:szCs w:val="22"/>
            <w:lang w:eastAsia="en-US"/>
            <w:rPrChange w:id="343" w:author="mark quinn" w:date="2026-03-14T11:53:00Z" w16du:dateUtc="2026-03-14T03:53:00Z">
              <w:rPr>
                <w:rFonts w:ascii="Calibri" w:eastAsiaTheme="minorEastAsia" w:hAnsi="Calibri" w:cstheme="minorBidi"/>
                <w:i/>
                <w:color w:val="FF0000"/>
                <w:sz w:val="22"/>
                <w:szCs w:val="22"/>
                <w:lang w:eastAsia="en-US"/>
              </w:rPr>
            </w:rPrChange>
          </w:rPr>
          <w:t>+ years 16-25</w:t>
        </w:r>
      </w:ins>
      <w:r w:rsidRPr="00336594">
        <w:rPr>
          <w:rFonts w:ascii="Calibri" w:eastAsiaTheme="minorEastAsia" w:hAnsi="Calibri" w:cstheme="minorBidi"/>
          <w:i/>
          <w:color w:val="A6A6A6" w:themeColor="background1" w:themeShade="A6"/>
          <w:sz w:val="22"/>
          <w:szCs w:val="22"/>
          <w:lang w:eastAsia="en-US"/>
          <w:rPrChange w:id="344" w:author="mark quinn" w:date="2026-03-14T11:53:00Z" w16du:dateUtc="2026-03-14T03:53:00Z">
            <w:rPr>
              <w:rFonts w:ascii="Calibri" w:eastAsiaTheme="minorEastAsia" w:hAnsi="Calibri" w:cstheme="minorBidi"/>
              <w:i/>
              <w:color w:val="FF0000"/>
              <w:sz w:val="22"/>
              <w:szCs w:val="22"/>
              <w:lang w:eastAsia="en-US"/>
            </w:rPr>
          </w:rPrChange>
        </w:rPr>
        <w:t xml:space="preserve"> </w:t>
      </w:r>
      <w:del w:id="345" w:author="mark quinn" w:date="2026-03-14T11:52:00Z" w16du:dateUtc="2026-03-14T03:52:00Z">
        <w:r w:rsidRPr="00336594" w:rsidDel="00336594">
          <w:rPr>
            <w:rFonts w:ascii="Calibri" w:eastAsiaTheme="minorEastAsia" w:hAnsi="Calibri" w:cstheme="minorBidi"/>
            <w:i/>
            <w:color w:val="A6A6A6" w:themeColor="background1" w:themeShade="A6"/>
            <w:sz w:val="22"/>
            <w:szCs w:val="22"/>
            <w:lang w:eastAsia="en-US"/>
            <w:rPrChange w:id="346" w:author="mark quinn" w:date="2026-03-14T11:53:00Z" w16du:dateUtc="2026-03-14T03:53:00Z">
              <w:rPr>
                <w:rFonts w:ascii="Calibri" w:eastAsiaTheme="minorEastAsia" w:hAnsi="Calibri" w:cstheme="minorBidi"/>
                <w:i/>
                <w:color w:val="FF0000"/>
                <w:sz w:val="22"/>
                <w:szCs w:val="22"/>
                <w:lang w:eastAsia="en-US"/>
              </w:rPr>
            </w:rPrChange>
          </w:rPr>
          <w:delText>(mango</w:delText>
        </w:r>
        <w:r w:rsidRPr="005A0B74" w:rsidDel="00336594">
          <w:rPr>
            <w:rFonts w:ascii="Calibri" w:eastAsiaTheme="minorEastAsia" w:hAnsi="Calibri" w:cstheme="minorBidi"/>
            <w:i/>
            <w:color w:val="FF0000"/>
            <w:sz w:val="22"/>
            <w:szCs w:val="22"/>
            <w:lang w:eastAsia="en-US"/>
          </w:rPr>
          <w:delText xml:space="preserve">), </w:delText>
        </w:r>
      </w:del>
      <w:r w:rsidRPr="005A0B74">
        <w:rPr>
          <w:rFonts w:ascii="Calibri" w:eastAsiaTheme="minorEastAsia" w:hAnsi="Calibri" w:cstheme="minorBidi"/>
          <w:i/>
          <w:color w:val="FF0000"/>
          <w:sz w:val="22"/>
          <w:szCs w:val="22"/>
          <w:lang w:eastAsia="en-US"/>
        </w:rPr>
        <w:t>comparing favourably to historical stock market returns (~10%) whilst providing tangible, biological asset backing.</w:t>
      </w:r>
    </w:p>
    <w:p w14:paraId="6864D903" w14:textId="3163D8F3" w:rsidR="005A0B74" w:rsidRPr="005A0B74" w:rsidRDefault="005A0B74" w:rsidP="005A0B74">
      <w:pPr>
        <w:pStyle w:val="font-claude-response-body"/>
        <w:rPr>
          <w:rFonts w:ascii="Calibri" w:eastAsiaTheme="minorEastAsia" w:hAnsi="Calibri" w:cstheme="minorBidi"/>
          <w:i/>
          <w:color w:val="FF0000"/>
          <w:sz w:val="22"/>
          <w:szCs w:val="22"/>
          <w:lang w:eastAsia="en-US"/>
        </w:rPr>
      </w:pPr>
      <w:del w:id="347" w:author="mark quinn" w:date="2026-03-14T11:54:00Z" w16du:dateUtc="2026-03-14T03:54:00Z">
        <w:r w:rsidRPr="005A0B74" w:rsidDel="00336594">
          <w:rPr>
            <w:rFonts w:ascii="Calibri" w:eastAsiaTheme="minorEastAsia" w:hAnsi="Calibri" w:cstheme="minorBidi"/>
            <w:i/>
            <w:color w:val="FF0000"/>
            <w:sz w:val="22"/>
            <w:szCs w:val="22"/>
            <w:lang w:eastAsia="en-US"/>
          </w:rPr>
          <w:delText xml:space="preserve">Southern </w:delText>
        </w:r>
      </w:del>
      <w:r w:rsidRPr="005A0B74">
        <w:rPr>
          <w:rFonts w:ascii="Calibri" w:eastAsiaTheme="minorEastAsia" w:hAnsi="Calibri" w:cstheme="minorBidi"/>
          <w:i/>
          <w:color w:val="FF0000"/>
          <w:sz w:val="22"/>
          <w:szCs w:val="22"/>
          <w:lang w:eastAsia="en-US"/>
        </w:rPr>
        <w:t>Zambales</w:t>
      </w:r>
      <w:ins w:id="348" w:author="mark quinn" w:date="2026-03-14T11:54:00Z" w16du:dateUtc="2026-03-14T03:54:00Z">
        <w:r w:rsidR="00336594">
          <w:rPr>
            <w:rFonts w:ascii="Calibri" w:eastAsiaTheme="minorEastAsia" w:hAnsi="Calibri" w:cstheme="minorBidi"/>
            <w:i/>
            <w:color w:val="FF0000"/>
            <w:sz w:val="22"/>
            <w:szCs w:val="22"/>
            <w:lang w:eastAsia="en-US"/>
          </w:rPr>
          <w:t xml:space="preserve"> Province</w:t>
        </w:r>
      </w:ins>
      <w:r w:rsidRPr="005A0B74">
        <w:rPr>
          <w:rFonts w:ascii="Calibri" w:eastAsiaTheme="minorEastAsia" w:hAnsi="Calibri" w:cstheme="minorBidi"/>
          <w:i/>
          <w:color w:val="FF0000"/>
          <w:sz w:val="22"/>
          <w:szCs w:val="22"/>
          <w:lang w:eastAsia="en-US"/>
        </w:rPr>
        <w:t xml:space="preserve"> plantations are inland, away from coastal zones, providing protection from tsunamis and major storm surge risks whilst maintaining proximity to Clark International Airport (1.5 hours) and Manila (4 hours</w:t>
      </w:r>
      <w:r w:rsidRPr="005A0B74">
        <w:rPr>
          <w:rFonts w:ascii="Calibri" w:eastAsiaTheme="minorEastAsia" w:hAnsi="Calibri" w:cstheme="minorBidi"/>
          <w:i/>
          <w:color w:val="FF0000"/>
          <w:sz w:val="22"/>
          <w:szCs w:val="22"/>
          <w:highlight w:val="yellow"/>
          <w:lang w:eastAsia="en-US"/>
        </w:rPr>
        <w:t>). (Aligned to the business plan)</w:t>
      </w:r>
    </w:p>
    <w:p w14:paraId="77051905" w14:textId="77777777" w:rsidR="007C7C88" w:rsidRDefault="007D654A">
      <w:r>
        <w:t>______________________________________________________________________</w:t>
      </w:r>
    </w:p>
    <w:p w14:paraId="199DDE50" w14:textId="77777777" w:rsidR="007C7C88" w:rsidRPr="008912FC" w:rsidRDefault="007D654A">
      <w:pPr>
        <w:rPr>
          <w:rFonts w:cs="Times New Roman (Body CS)"/>
          <w:strike/>
        </w:rPr>
      </w:pPr>
      <w:r w:rsidRPr="008912FC">
        <w:rPr>
          <w:rFonts w:cs="Times New Roman (Body CS)"/>
          <w:b/>
          <w:strike/>
        </w:rPr>
        <w:t>Q: Isn't the Philippines opaque or risky for foreign investors?</w:t>
      </w:r>
    </w:p>
    <w:p w14:paraId="58666287" w14:textId="77777777" w:rsidR="007C7C88" w:rsidRPr="008912FC" w:rsidRDefault="007D654A">
      <w:pPr>
        <w:rPr>
          <w:rFonts w:cs="Times New Roman (Body CS)"/>
          <w:strike/>
        </w:rPr>
      </w:pPr>
      <w:r w:rsidRPr="008912FC">
        <w:rPr>
          <w:rFonts w:cs="Times New Roman (Body CS)"/>
          <w:strike/>
        </w:rPr>
        <w:t>A: The Philippines has a clear and transparent legal framework for foreign investors in agriculture. Our plantations will be audited annually by an independent firm, which will count and verify every single tree.</w:t>
      </w:r>
      <w:r w:rsidRPr="008912FC">
        <w:rPr>
          <w:rFonts w:cs="Times New Roman (Body CS)"/>
          <w:strike/>
        </w:rPr>
        <w:br/>
      </w:r>
      <w:r w:rsidRPr="008912FC">
        <w:rPr>
          <w:rFonts w:cs="Times New Roman (Body CS)"/>
          <w:strike/>
        </w:rPr>
        <w:br/>
        <w:t xml:space="preserve">We also invite all investors to visit their trees in person, covering the cost of a two-night stay at </w:t>
      </w:r>
      <w:r w:rsidRPr="008912FC">
        <w:rPr>
          <w:rFonts w:cs="Times New Roman (Body CS)"/>
          <w:strike/>
        </w:rPr>
        <w:lastRenderedPageBreak/>
        <w:t>a leading local hotel. Visitors will be able to see first-hand how their trees will be cared for and managed to the highest standards.</w:t>
      </w:r>
    </w:p>
    <w:p w14:paraId="00515DD3" w14:textId="77777777" w:rsidR="008912FC" w:rsidRPr="008912FC" w:rsidRDefault="008912FC" w:rsidP="000908D3">
      <w:pPr>
        <w:pStyle w:val="whitespace-normal"/>
        <w:rPr>
          <w:rFonts w:ascii="Calibri" w:eastAsiaTheme="minorEastAsia" w:hAnsi="Calibri" w:cstheme="minorBidi"/>
          <w:i/>
          <w:color w:val="FF0000"/>
          <w:sz w:val="22"/>
          <w:szCs w:val="22"/>
          <w:lang w:eastAsia="en-US"/>
        </w:rPr>
      </w:pPr>
      <w:r w:rsidRPr="008912FC">
        <w:rPr>
          <w:rFonts w:ascii="Calibri" w:eastAsiaTheme="minorEastAsia" w:hAnsi="Calibri" w:cstheme="minorBidi"/>
          <w:b/>
          <w:bCs/>
          <w:i/>
          <w:color w:val="FF0000"/>
          <w:sz w:val="22"/>
          <w:szCs w:val="22"/>
          <w:lang w:eastAsia="en-US"/>
        </w:rPr>
        <w:t>Q: Isn't the Philippines risky for foreign investors?</w:t>
      </w:r>
    </w:p>
    <w:p w14:paraId="511D6198" w14:textId="77777777" w:rsidR="000908D3" w:rsidRDefault="008912FC" w:rsidP="000908D3">
      <w:pPr>
        <w:pStyle w:val="whitespace-normal"/>
        <w:rPr>
          <w:ins w:id="349" w:author="mark quinn" w:date="2026-03-14T11:56:00Z" w16du:dateUtc="2026-03-14T03:56:00Z"/>
          <w:rFonts w:ascii="Calibri" w:eastAsiaTheme="minorEastAsia" w:hAnsi="Calibri" w:cstheme="minorBidi"/>
          <w:i/>
          <w:color w:val="FF0000"/>
          <w:sz w:val="22"/>
          <w:szCs w:val="22"/>
          <w:lang w:eastAsia="en-US"/>
        </w:rPr>
      </w:pPr>
      <w:r w:rsidRPr="008912FC">
        <w:rPr>
          <w:rFonts w:ascii="Calibri" w:eastAsiaTheme="minorEastAsia" w:hAnsi="Calibri" w:cstheme="minorBidi"/>
          <w:b/>
          <w:bCs/>
          <w:i/>
          <w:color w:val="FF0000"/>
          <w:sz w:val="22"/>
          <w:szCs w:val="22"/>
          <w:lang w:eastAsia="en-US"/>
        </w:rPr>
        <w:t>A:</w:t>
      </w:r>
      <w:r w:rsidRPr="008912FC">
        <w:rPr>
          <w:rFonts w:ascii="Calibri" w:eastAsiaTheme="minorEastAsia" w:hAnsi="Calibri" w:cstheme="minorBidi"/>
          <w:i/>
          <w:color w:val="FF0000"/>
          <w:sz w:val="22"/>
          <w:szCs w:val="22"/>
          <w:lang w:eastAsia="en-US"/>
        </w:rPr>
        <w:t xml:space="preserve"> The Philippines has a clear and transparent legal framework for foreign investors in agriculture. Our plantations are audited annually by an independent firm, which counts and verifies every single tree.</w:t>
      </w:r>
    </w:p>
    <w:p w14:paraId="16CE67C6" w14:textId="471BC1F6" w:rsidR="00336594" w:rsidRPr="003933DD" w:rsidRDefault="00336594" w:rsidP="000908D3">
      <w:pPr>
        <w:pStyle w:val="whitespace-normal"/>
        <w:rPr>
          <w:rFonts w:ascii="Calibri" w:eastAsiaTheme="minorEastAsia" w:hAnsi="Calibri" w:cstheme="minorBidi"/>
          <w:i/>
          <w:color w:val="A6A6A6" w:themeColor="background1" w:themeShade="A6"/>
          <w:sz w:val="22"/>
          <w:szCs w:val="22"/>
          <w:lang w:eastAsia="en-US"/>
          <w:rPrChange w:id="350" w:author="mark quinn" w:date="2026-03-14T12:03:00Z" w16du:dateUtc="2026-03-14T04:03:00Z">
            <w:rPr>
              <w:rFonts w:ascii="Calibri" w:eastAsiaTheme="minorEastAsia" w:hAnsi="Calibri" w:cstheme="minorBidi"/>
              <w:i/>
              <w:color w:val="FF0000"/>
              <w:sz w:val="22"/>
              <w:szCs w:val="22"/>
              <w:lang w:eastAsia="en-US"/>
            </w:rPr>
          </w:rPrChange>
        </w:rPr>
      </w:pPr>
      <w:ins w:id="351" w:author="mark quinn" w:date="2026-03-14T11:56:00Z" w16du:dateUtc="2026-03-14T03:56:00Z">
        <w:r w:rsidRPr="003933DD">
          <w:rPr>
            <w:rFonts w:ascii="Calibri" w:eastAsiaTheme="minorEastAsia" w:hAnsi="Calibri" w:cstheme="minorBidi"/>
            <w:i/>
            <w:color w:val="A6A6A6" w:themeColor="background1" w:themeShade="A6"/>
            <w:sz w:val="22"/>
            <w:szCs w:val="22"/>
            <w:lang w:eastAsia="en-US"/>
            <w:rPrChange w:id="352" w:author="mark quinn" w:date="2026-03-14T12:03:00Z" w16du:dateUtc="2026-03-14T04:03:00Z">
              <w:rPr>
                <w:rFonts w:ascii="Calibri" w:eastAsiaTheme="minorEastAsia" w:hAnsi="Calibri" w:cstheme="minorBidi"/>
                <w:i/>
                <w:color w:val="FF0000"/>
                <w:sz w:val="22"/>
                <w:szCs w:val="22"/>
                <w:lang w:eastAsia="en-US"/>
              </w:rPr>
            </w:rPrChange>
          </w:rPr>
          <w:t xml:space="preserve">The Philippine Government is democratically elected and is based </w:t>
        </w:r>
      </w:ins>
      <w:ins w:id="353" w:author="mark quinn" w:date="2026-03-14T11:58:00Z" w16du:dateUtc="2026-03-14T03:58:00Z">
        <w:r w:rsidRPr="003933DD">
          <w:rPr>
            <w:rFonts w:ascii="Calibri" w:eastAsiaTheme="minorEastAsia" w:hAnsi="Calibri" w:cstheme="minorBidi"/>
            <w:i/>
            <w:color w:val="A6A6A6" w:themeColor="background1" w:themeShade="A6"/>
            <w:sz w:val="22"/>
            <w:szCs w:val="22"/>
            <w:lang w:eastAsia="en-US"/>
            <w:rPrChange w:id="354" w:author="mark quinn" w:date="2026-03-14T12:03:00Z" w16du:dateUtc="2026-03-14T04:03:00Z">
              <w:rPr>
                <w:rFonts w:ascii="Calibri" w:eastAsiaTheme="minorEastAsia" w:hAnsi="Calibri" w:cstheme="minorBidi"/>
                <w:i/>
                <w:color w:val="FF0000"/>
                <w:sz w:val="22"/>
                <w:szCs w:val="22"/>
                <w:lang w:eastAsia="en-US"/>
              </w:rPr>
            </w:rPrChange>
          </w:rPr>
          <w:t>on Ame</w:t>
        </w:r>
      </w:ins>
      <w:ins w:id="355" w:author="mark quinn" w:date="2026-03-14T11:59:00Z" w16du:dateUtc="2026-03-14T03:59:00Z">
        <w:r w:rsidRPr="003933DD">
          <w:rPr>
            <w:rFonts w:ascii="Calibri" w:eastAsiaTheme="minorEastAsia" w:hAnsi="Calibri" w:cstheme="minorBidi"/>
            <w:i/>
            <w:color w:val="A6A6A6" w:themeColor="background1" w:themeShade="A6"/>
            <w:sz w:val="22"/>
            <w:szCs w:val="22"/>
            <w:lang w:eastAsia="en-US"/>
            <w:rPrChange w:id="356" w:author="mark quinn" w:date="2026-03-14T12:03:00Z" w16du:dateUtc="2026-03-14T04:03:00Z">
              <w:rPr>
                <w:rFonts w:ascii="Calibri" w:eastAsiaTheme="minorEastAsia" w:hAnsi="Calibri" w:cstheme="minorBidi"/>
                <w:i/>
                <w:color w:val="FF0000"/>
                <w:sz w:val="22"/>
                <w:szCs w:val="22"/>
                <w:lang w:eastAsia="en-US"/>
              </w:rPr>
            </w:rPrChange>
          </w:rPr>
          <w:t xml:space="preserve">rican common law and </w:t>
        </w:r>
      </w:ins>
      <w:ins w:id="357" w:author="mark quinn" w:date="2026-03-14T12:01:00Z" w16du:dateUtc="2026-03-14T04:01:00Z">
        <w:r w:rsidR="003933DD" w:rsidRPr="003933DD">
          <w:rPr>
            <w:rFonts w:ascii="Calibri" w:eastAsiaTheme="minorEastAsia" w:hAnsi="Calibri" w:cstheme="minorBidi"/>
            <w:i/>
            <w:color w:val="A6A6A6" w:themeColor="background1" w:themeShade="A6"/>
            <w:sz w:val="22"/>
            <w:szCs w:val="22"/>
            <w:lang w:eastAsia="en-US"/>
            <w:rPrChange w:id="358" w:author="mark quinn" w:date="2026-03-14T12:03:00Z" w16du:dateUtc="2026-03-14T04:03:00Z">
              <w:rPr>
                <w:rFonts w:ascii="Calibri" w:eastAsiaTheme="minorEastAsia" w:hAnsi="Calibri" w:cstheme="minorBidi"/>
                <w:i/>
                <w:color w:val="FF0000"/>
                <w:sz w:val="22"/>
                <w:szCs w:val="22"/>
                <w:lang w:eastAsia="en-US"/>
              </w:rPr>
            </w:rPrChange>
          </w:rPr>
          <w:t xml:space="preserve">modelled after the US </w:t>
        </w:r>
      </w:ins>
      <w:ins w:id="359" w:author="mark quinn" w:date="2026-03-14T11:59:00Z" w16du:dateUtc="2026-03-14T03:59:00Z">
        <w:r w:rsidRPr="003933DD">
          <w:rPr>
            <w:rFonts w:ascii="Calibri" w:eastAsiaTheme="minorEastAsia" w:hAnsi="Calibri" w:cstheme="minorBidi"/>
            <w:i/>
            <w:color w:val="A6A6A6" w:themeColor="background1" w:themeShade="A6"/>
            <w:sz w:val="22"/>
            <w:szCs w:val="22"/>
            <w:lang w:eastAsia="en-US"/>
            <w:rPrChange w:id="360" w:author="mark quinn" w:date="2026-03-14T12:03:00Z" w16du:dateUtc="2026-03-14T04:03:00Z">
              <w:rPr>
                <w:rFonts w:ascii="Calibri" w:eastAsiaTheme="minorEastAsia" w:hAnsi="Calibri" w:cstheme="minorBidi"/>
                <w:i/>
                <w:color w:val="FF0000"/>
                <w:sz w:val="22"/>
                <w:szCs w:val="22"/>
                <w:lang w:eastAsia="en-US"/>
              </w:rPr>
            </w:rPrChange>
          </w:rPr>
          <w:t xml:space="preserve">constitution </w:t>
        </w:r>
      </w:ins>
      <w:ins w:id="361" w:author="mark quinn" w:date="2026-03-14T12:01:00Z" w16du:dateUtc="2026-03-14T04:01:00Z">
        <w:r w:rsidR="003933DD" w:rsidRPr="003933DD">
          <w:rPr>
            <w:rFonts w:ascii="Calibri" w:eastAsiaTheme="minorEastAsia" w:hAnsi="Calibri" w:cstheme="minorBidi"/>
            <w:i/>
            <w:color w:val="A6A6A6" w:themeColor="background1" w:themeShade="A6"/>
            <w:sz w:val="22"/>
            <w:szCs w:val="22"/>
            <w:lang w:eastAsia="en-US"/>
            <w:rPrChange w:id="362" w:author="mark quinn" w:date="2026-03-14T12:03:00Z" w16du:dateUtc="2026-03-14T04:03:00Z">
              <w:rPr>
                <w:rFonts w:ascii="Calibri" w:eastAsiaTheme="minorEastAsia" w:hAnsi="Calibri" w:cstheme="minorBidi"/>
                <w:i/>
                <w:color w:val="FF0000"/>
                <w:sz w:val="22"/>
                <w:szCs w:val="22"/>
                <w:lang w:eastAsia="en-US"/>
              </w:rPr>
            </w:rPrChange>
          </w:rPr>
          <w:t xml:space="preserve">system. </w:t>
        </w:r>
      </w:ins>
      <w:ins w:id="363" w:author="mark quinn" w:date="2026-03-14T12:02:00Z" w16du:dateUtc="2026-03-14T04:02:00Z">
        <w:r w:rsidR="003933DD" w:rsidRPr="003933DD">
          <w:rPr>
            <w:rFonts w:ascii="Calibri" w:eastAsiaTheme="minorEastAsia" w:hAnsi="Calibri" w:cstheme="minorBidi"/>
            <w:i/>
            <w:color w:val="A6A6A6" w:themeColor="background1" w:themeShade="A6"/>
            <w:sz w:val="22"/>
            <w:szCs w:val="22"/>
            <w:lang w:eastAsia="en-US"/>
            <w:rPrChange w:id="364" w:author="mark quinn" w:date="2026-03-14T12:03:00Z" w16du:dateUtc="2026-03-14T04:03:00Z">
              <w:rPr>
                <w:rFonts w:ascii="Calibri" w:eastAsiaTheme="minorEastAsia" w:hAnsi="Calibri" w:cstheme="minorBidi"/>
                <w:i/>
                <w:color w:val="FF0000"/>
                <w:sz w:val="22"/>
                <w:szCs w:val="22"/>
                <w:lang w:eastAsia="en-US"/>
              </w:rPr>
            </w:rPrChange>
          </w:rPr>
          <w:t xml:space="preserve">The Board of Investments offers foreign investors tax incentives and 100% foreign </w:t>
        </w:r>
      </w:ins>
      <w:ins w:id="365" w:author="mark quinn" w:date="2026-03-14T12:03:00Z" w16du:dateUtc="2026-03-14T04:03:00Z">
        <w:r w:rsidR="003933DD" w:rsidRPr="003933DD">
          <w:rPr>
            <w:rFonts w:ascii="Calibri" w:eastAsiaTheme="minorEastAsia" w:hAnsi="Calibri" w:cstheme="minorBidi"/>
            <w:i/>
            <w:color w:val="A6A6A6" w:themeColor="background1" w:themeShade="A6"/>
            <w:sz w:val="22"/>
            <w:szCs w:val="22"/>
            <w:lang w:eastAsia="en-US"/>
            <w:rPrChange w:id="366" w:author="mark quinn" w:date="2026-03-14T12:03:00Z" w16du:dateUtc="2026-03-14T04:03:00Z">
              <w:rPr>
                <w:rFonts w:ascii="Calibri" w:eastAsiaTheme="minorEastAsia" w:hAnsi="Calibri" w:cstheme="minorBidi"/>
                <w:i/>
                <w:color w:val="FF0000"/>
                <w:sz w:val="22"/>
                <w:szCs w:val="22"/>
                <w:lang w:eastAsia="en-US"/>
              </w:rPr>
            </w:rPrChange>
          </w:rPr>
          <w:t xml:space="preserve">ownership of companies. The Securities and Exchange commission implement strict controls over annual reports and audits. </w:t>
        </w:r>
      </w:ins>
    </w:p>
    <w:p w14:paraId="452A1869" w14:textId="5FACEF83" w:rsidR="008912FC" w:rsidRPr="008912FC" w:rsidRDefault="008912FC" w:rsidP="000908D3">
      <w:pPr>
        <w:pStyle w:val="whitespace-normal"/>
        <w:rPr>
          <w:rFonts w:ascii="Calibri" w:eastAsiaTheme="minorEastAsia" w:hAnsi="Calibri" w:cstheme="minorBidi"/>
          <w:i/>
          <w:color w:val="FF0000"/>
          <w:sz w:val="22"/>
          <w:szCs w:val="22"/>
          <w:lang w:eastAsia="en-US"/>
        </w:rPr>
      </w:pPr>
      <w:r w:rsidRPr="008912FC">
        <w:rPr>
          <w:rFonts w:ascii="Calibri" w:eastAsiaTheme="minorEastAsia" w:hAnsi="Calibri" w:cstheme="minorBidi"/>
          <w:i/>
          <w:color w:val="FF0000"/>
          <w:sz w:val="22"/>
          <w:szCs w:val="22"/>
          <w:lang w:eastAsia="en-US"/>
        </w:rPr>
        <w:t xml:space="preserve">Golden Forests offers a structured client plantation visit programme in </w:t>
      </w:r>
      <w:del w:id="367" w:author="mark quinn" w:date="2026-03-14T12:04:00Z" w16du:dateUtc="2026-03-14T04:04:00Z">
        <w:r w:rsidRPr="008912FC" w:rsidDel="003933DD">
          <w:rPr>
            <w:rFonts w:ascii="Calibri" w:eastAsiaTheme="minorEastAsia" w:hAnsi="Calibri" w:cstheme="minorBidi"/>
            <w:i/>
            <w:color w:val="FF0000"/>
            <w:sz w:val="22"/>
            <w:szCs w:val="22"/>
            <w:lang w:eastAsia="en-US"/>
          </w:rPr>
          <w:delText>Southern</w:delText>
        </w:r>
      </w:del>
      <w:r w:rsidRPr="008912FC">
        <w:rPr>
          <w:rFonts w:ascii="Calibri" w:eastAsiaTheme="minorEastAsia" w:hAnsi="Calibri" w:cstheme="minorBidi"/>
          <w:i/>
          <w:color w:val="FF0000"/>
          <w:sz w:val="22"/>
          <w:szCs w:val="22"/>
          <w:lang w:eastAsia="en-US"/>
        </w:rPr>
        <w:t xml:space="preserve"> Zambales</w:t>
      </w:r>
      <w:ins w:id="368" w:author="mark quinn" w:date="2026-03-14T12:04:00Z" w16du:dateUtc="2026-03-14T04:04:00Z">
        <w:r w:rsidR="003933DD">
          <w:rPr>
            <w:rFonts w:ascii="Calibri" w:eastAsiaTheme="minorEastAsia" w:hAnsi="Calibri" w:cstheme="minorBidi"/>
            <w:i/>
            <w:color w:val="FF0000"/>
            <w:sz w:val="22"/>
            <w:szCs w:val="22"/>
            <w:lang w:eastAsia="en-US"/>
          </w:rPr>
          <w:t xml:space="preserve"> </w:t>
        </w:r>
        <w:r w:rsidR="003933DD" w:rsidRPr="003933DD">
          <w:rPr>
            <w:rFonts w:ascii="Calibri" w:eastAsiaTheme="minorEastAsia" w:hAnsi="Calibri" w:cstheme="minorBidi"/>
            <w:i/>
            <w:color w:val="A6A6A6" w:themeColor="background1" w:themeShade="A6"/>
            <w:sz w:val="22"/>
            <w:szCs w:val="22"/>
            <w:lang w:eastAsia="en-US"/>
            <w:rPrChange w:id="369" w:author="mark quinn" w:date="2026-03-14T12:04:00Z" w16du:dateUtc="2026-03-14T04:04:00Z">
              <w:rPr>
                <w:rFonts w:ascii="Calibri" w:eastAsiaTheme="minorEastAsia" w:hAnsi="Calibri" w:cstheme="minorBidi"/>
                <w:i/>
                <w:color w:val="FF0000"/>
                <w:sz w:val="22"/>
                <w:szCs w:val="22"/>
                <w:lang w:eastAsia="en-US"/>
              </w:rPr>
            </w:rPrChange>
          </w:rPr>
          <w:t>Province</w:t>
        </w:r>
      </w:ins>
      <w:r w:rsidRPr="003933DD">
        <w:rPr>
          <w:rFonts w:ascii="Calibri" w:eastAsiaTheme="minorEastAsia" w:hAnsi="Calibri" w:cstheme="minorBidi"/>
          <w:i/>
          <w:color w:val="A6A6A6" w:themeColor="background1" w:themeShade="A6"/>
          <w:sz w:val="22"/>
          <w:szCs w:val="22"/>
          <w:lang w:eastAsia="en-US"/>
          <w:rPrChange w:id="370" w:author="mark quinn" w:date="2026-03-14T12:04:00Z" w16du:dateUtc="2026-03-14T04:04:00Z">
            <w:rPr>
              <w:rFonts w:ascii="Calibri" w:eastAsiaTheme="minorEastAsia" w:hAnsi="Calibri" w:cstheme="minorBidi"/>
              <w:i/>
              <w:color w:val="FF0000"/>
              <w:sz w:val="22"/>
              <w:szCs w:val="22"/>
              <w:lang w:eastAsia="en-US"/>
            </w:rPr>
          </w:rPrChange>
        </w:rPr>
        <w:t>.</w:t>
      </w:r>
      <w:r w:rsidRPr="008912FC">
        <w:rPr>
          <w:rFonts w:ascii="Calibri" w:eastAsiaTheme="minorEastAsia" w:hAnsi="Calibri" w:cstheme="minorBidi"/>
          <w:i/>
          <w:color w:val="FF0000"/>
          <w:sz w:val="22"/>
          <w:szCs w:val="22"/>
          <w:lang w:eastAsia="en-US"/>
        </w:rPr>
        <w:t xml:space="preserve"> The Company hosts a two-day operational site visit including guided plantation inspections, technical briefings, meetings with management and agronomic teams, GPS-verified tree location visits, and hosted </w:t>
      </w:r>
      <w:ins w:id="371" w:author="mark quinn" w:date="2026-03-14T12:05:00Z" w16du:dateUtc="2026-03-14T04:05:00Z">
        <w:r w:rsidR="003933DD" w:rsidRPr="003933DD">
          <w:rPr>
            <w:rFonts w:ascii="Calibri" w:eastAsiaTheme="minorEastAsia" w:hAnsi="Calibri" w:cstheme="minorBidi"/>
            <w:i/>
            <w:color w:val="A6A6A6" w:themeColor="background1" w:themeShade="A6"/>
            <w:sz w:val="22"/>
            <w:szCs w:val="22"/>
            <w:lang w:eastAsia="en-US"/>
          </w:rPr>
          <w:t>two-night</w:t>
        </w:r>
      </w:ins>
      <w:ins w:id="372" w:author="mark quinn" w:date="2026-03-14T12:04:00Z" w16du:dateUtc="2026-03-14T04:04:00Z">
        <w:r w:rsidR="003933DD" w:rsidRPr="003933DD">
          <w:rPr>
            <w:rFonts w:ascii="Calibri" w:eastAsiaTheme="minorEastAsia" w:hAnsi="Calibri" w:cstheme="minorBidi"/>
            <w:i/>
            <w:color w:val="A6A6A6" w:themeColor="background1" w:themeShade="A6"/>
            <w:sz w:val="22"/>
            <w:szCs w:val="22"/>
            <w:lang w:eastAsia="en-US"/>
            <w:rPrChange w:id="373" w:author="mark quinn" w:date="2026-03-14T12:04:00Z" w16du:dateUtc="2026-03-14T04:04:00Z">
              <w:rPr>
                <w:rFonts w:ascii="Calibri" w:eastAsiaTheme="minorEastAsia" w:hAnsi="Calibri" w:cstheme="minorBidi"/>
                <w:i/>
                <w:color w:val="FF0000"/>
                <w:sz w:val="22"/>
                <w:szCs w:val="22"/>
                <w:lang w:eastAsia="en-US"/>
              </w:rPr>
            </w:rPrChange>
          </w:rPr>
          <w:t xml:space="preserve"> hotel </w:t>
        </w:r>
      </w:ins>
      <w:r w:rsidRPr="008912FC">
        <w:rPr>
          <w:rFonts w:ascii="Calibri" w:eastAsiaTheme="minorEastAsia" w:hAnsi="Calibri" w:cstheme="minorBidi"/>
          <w:i/>
          <w:color w:val="FF0000"/>
          <w:sz w:val="22"/>
          <w:szCs w:val="22"/>
          <w:lang w:eastAsia="en-US"/>
        </w:rPr>
        <w:t>accommodation</w:t>
      </w:r>
      <w:ins w:id="374" w:author="mark quinn" w:date="2026-03-14T12:04:00Z" w16du:dateUtc="2026-03-14T04:04:00Z">
        <w:r w:rsidR="003933DD">
          <w:rPr>
            <w:rFonts w:ascii="Calibri" w:eastAsiaTheme="minorEastAsia" w:hAnsi="Calibri" w:cstheme="minorBidi"/>
            <w:i/>
            <w:color w:val="FF0000"/>
            <w:sz w:val="22"/>
            <w:szCs w:val="22"/>
            <w:lang w:eastAsia="en-US"/>
          </w:rPr>
          <w:t xml:space="preserve"> </w:t>
        </w:r>
        <w:r w:rsidR="003933DD" w:rsidRPr="003933DD">
          <w:rPr>
            <w:rFonts w:ascii="Calibri" w:eastAsiaTheme="minorEastAsia" w:hAnsi="Calibri" w:cstheme="minorBidi"/>
            <w:i/>
            <w:color w:val="A6A6A6" w:themeColor="background1" w:themeShade="A6"/>
            <w:sz w:val="22"/>
            <w:szCs w:val="22"/>
            <w:lang w:eastAsia="en-US"/>
            <w:rPrChange w:id="375" w:author="mark quinn" w:date="2026-03-14T12:04:00Z" w16du:dateUtc="2026-03-14T04:04:00Z">
              <w:rPr>
                <w:rFonts w:ascii="Calibri" w:eastAsiaTheme="minorEastAsia" w:hAnsi="Calibri" w:cstheme="minorBidi"/>
                <w:i/>
                <w:color w:val="FF0000"/>
                <w:sz w:val="22"/>
                <w:szCs w:val="22"/>
                <w:lang w:eastAsia="en-US"/>
              </w:rPr>
            </w:rPrChange>
          </w:rPr>
          <w:t>and transportation</w:t>
        </w:r>
      </w:ins>
      <w:r w:rsidRPr="008912FC">
        <w:rPr>
          <w:rFonts w:ascii="Calibri" w:eastAsiaTheme="minorEastAsia" w:hAnsi="Calibri" w:cstheme="minorBidi"/>
          <w:i/>
          <w:color w:val="FF0000"/>
          <w:sz w:val="22"/>
          <w:szCs w:val="22"/>
          <w:lang w:eastAsia="en-US"/>
        </w:rPr>
        <w:t>.</w:t>
      </w:r>
    </w:p>
    <w:p w14:paraId="7AF73CF9" w14:textId="5886F0AD" w:rsidR="008912FC" w:rsidRPr="008912FC" w:rsidRDefault="008912FC" w:rsidP="000908D3">
      <w:pPr>
        <w:pStyle w:val="whitespace-normal"/>
        <w:rPr>
          <w:rFonts w:ascii="Calibri" w:eastAsiaTheme="minorEastAsia" w:hAnsi="Calibri" w:cstheme="minorBidi"/>
          <w:i/>
          <w:color w:val="FF0000"/>
          <w:sz w:val="22"/>
          <w:szCs w:val="22"/>
          <w:lang w:eastAsia="en-US"/>
        </w:rPr>
      </w:pPr>
      <w:r w:rsidRPr="008912FC">
        <w:rPr>
          <w:rFonts w:ascii="Calibri" w:eastAsiaTheme="minorEastAsia" w:hAnsi="Calibri" w:cstheme="minorBidi"/>
          <w:i/>
          <w:color w:val="FF0000"/>
          <w:sz w:val="22"/>
          <w:szCs w:val="22"/>
          <w:lang w:eastAsia="en-US"/>
        </w:rPr>
        <w:t>Plantations are located approximately 1.5 hours from Clark International Airport</w:t>
      </w:r>
      <w:ins w:id="376" w:author="mark quinn" w:date="2026-03-14T12:05:00Z" w16du:dateUtc="2026-03-14T04:05:00Z">
        <w:r w:rsidR="003933DD">
          <w:rPr>
            <w:rFonts w:ascii="Calibri" w:eastAsiaTheme="minorEastAsia" w:hAnsi="Calibri" w:cstheme="minorBidi"/>
            <w:i/>
            <w:color w:val="FF0000"/>
            <w:sz w:val="22"/>
            <w:szCs w:val="22"/>
            <w:lang w:eastAsia="en-US"/>
          </w:rPr>
          <w:t xml:space="preserve"> </w:t>
        </w:r>
        <w:r w:rsidR="003933DD" w:rsidRPr="003933DD">
          <w:rPr>
            <w:rFonts w:ascii="Calibri" w:eastAsiaTheme="minorEastAsia" w:hAnsi="Calibri" w:cstheme="minorBidi"/>
            <w:i/>
            <w:color w:val="A6A6A6" w:themeColor="background1" w:themeShade="A6"/>
            <w:sz w:val="22"/>
            <w:szCs w:val="22"/>
            <w:lang w:eastAsia="en-US"/>
            <w:rPrChange w:id="377" w:author="mark quinn" w:date="2026-03-14T12:05:00Z" w16du:dateUtc="2026-03-14T04:05:00Z">
              <w:rPr>
                <w:rFonts w:ascii="Calibri" w:eastAsiaTheme="minorEastAsia" w:hAnsi="Calibri" w:cstheme="minorBidi"/>
                <w:i/>
                <w:color w:val="FF0000"/>
                <w:sz w:val="22"/>
                <w:szCs w:val="22"/>
                <w:lang w:eastAsia="en-US"/>
              </w:rPr>
            </w:rPrChange>
          </w:rPr>
          <w:t>and 4 hours from Manila International Airport</w:t>
        </w:r>
      </w:ins>
      <w:r w:rsidRPr="008912FC">
        <w:rPr>
          <w:rFonts w:ascii="Calibri" w:eastAsiaTheme="minorEastAsia" w:hAnsi="Calibri" w:cstheme="minorBidi"/>
          <w:i/>
          <w:color w:val="FF0000"/>
          <w:sz w:val="22"/>
          <w:szCs w:val="22"/>
          <w:lang w:eastAsia="en-US"/>
        </w:rPr>
        <w:t>. The programme strengthens client confidence and provides operational transparency.</w:t>
      </w:r>
      <w:r>
        <w:rPr>
          <w:rFonts w:ascii="Calibri" w:eastAsiaTheme="minorEastAsia" w:hAnsi="Calibri" w:cstheme="minorBidi"/>
          <w:i/>
          <w:color w:val="FF0000"/>
          <w:sz w:val="22"/>
          <w:szCs w:val="22"/>
          <w:lang w:eastAsia="en-US"/>
        </w:rPr>
        <w:t xml:space="preserve"> </w:t>
      </w:r>
      <w:r w:rsidRPr="008912FC">
        <w:rPr>
          <w:rFonts w:ascii="Calibri" w:eastAsiaTheme="minorEastAsia" w:hAnsi="Calibri" w:cstheme="minorBidi"/>
          <w:i/>
          <w:color w:val="FF0000"/>
          <w:sz w:val="22"/>
          <w:szCs w:val="22"/>
          <w:highlight w:val="yellow"/>
          <w:lang w:eastAsia="en-US"/>
        </w:rPr>
        <w:t>(Aligned to the business plan)</w:t>
      </w:r>
    </w:p>
    <w:p w14:paraId="6ADEA91C" w14:textId="77777777" w:rsidR="007C7C88" w:rsidRDefault="007D654A">
      <w:r>
        <w:t>______________________________________________________________________</w:t>
      </w:r>
    </w:p>
    <w:p w14:paraId="7B0A8FBA" w14:textId="77777777" w:rsidR="007C7C88" w:rsidRDefault="007D654A">
      <w:r>
        <w:rPr>
          <w:b/>
        </w:rPr>
        <w:t>Q: What's the advantage of investing in tangible assets?</w:t>
      </w:r>
    </w:p>
    <w:p w14:paraId="5F38DCD0" w14:textId="4287BDB6" w:rsidR="007C7C88" w:rsidRDefault="007D654A">
      <w:r>
        <w:t>A: Investing in real, physical assets such as trees provides strong protection against inflation and portfolio diversification. Tangible assets like trees grow naturally over time.</w:t>
      </w:r>
      <w:r>
        <w:br/>
      </w:r>
      <w:r>
        <w:br/>
      </w:r>
      <w:r w:rsidR="008912FC">
        <w:t>Agrof</w:t>
      </w:r>
      <w:r>
        <w:t>orestry investments offer passive income through harvest proceeds, supported by strong global demand. They also represent a decentralised, inflation-resilient asset, providing extra protection for investors seeking long-term stability.</w:t>
      </w:r>
    </w:p>
    <w:p w14:paraId="237BF659" w14:textId="77777777" w:rsidR="007C7C88" w:rsidRDefault="007D654A">
      <w:r>
        <w:t>______________________________________________________________________</w:t>
      </w:r>
    </w:p>
    <w:p w14:paraId="65A6858D" w14:textId="77777777" w:rsidR="007C7C88" w:rsidRDefault="007D654A">
      <w:r>
        <w:br w:type="page"/>
      </w:r>
    </w:p>
    <w:p w14:paraId="405E6E87" w14:textId="77777777" w:rsidR="007C7C88" w:rsidRPr="000908D3" w:rsidRDefault="007D654A">
      <w:pPr>
        <w:pStyle w:val="Heading1"/>
        <w:rPr>
          <w:color w:val="000000" w:themeColor="text1"/>
        </w:rPr>
      </w:pPr>
      <w:r w:rsidRPr="000908D3">
        <w:rPr>
          <w:color w:val="000000" w:themeColor="text1"/>
        </w:rPr>
        <w:lastRenderedPageBreak/>
        <w:t>13. ADDITIONAL RECOMMENDED FAQs</w:t>
      </w:r>
    </w:p>
    <w:p w14:paraId="21C15531" w14:textId="77777777" w:rsidR="007C7C88" w:rsidRDefault="007D654A">
      <w:r>
        <w:rPr>
          <w:b/>
          <w:color w:val="0000FF"/>
        </w:rPr>
        <w:t>Q: Who is this investment suitable for? [NEW FAQ]</w:t>
      </w:r>
    </w:p>
    <w:p w14:paraId="10EDEC81" w14:textId="7F55F919" w:rsidR="007C7C88" w:rsidRPr="000908D3" w:rsidRDefault="007D654A">
      <w:pPr>
        <w:rPr>
          <w:color w:val="0000FF"/>
        </w:rPr>
      </w:pPr>
      <w:r>
        <w:rPr>
          <w:color w:val="0000FF"/>
        </w:rPr>
        <w:t xml:space="preserve">A: Golden Forests plantation investments are designed for: </w:t>
      </w:r>
      <w:r w:rsidR="000908D3">
        <w:rPr>
          <w:color w:val="0000FF"/>
        </w:rPr>
        <w:t>a</w:t>
      </w:r>
      <w:r>
        <w:rPr>
          <w:color w:val="0000FF"/>
        </w:rPr>
        <w:t xml:space="preserve">ccredited investors and qualified purchasers, </w:t>
      </w:r>
      <w:r w:rsidR="000908D3">
        <w:rPr>
          <w:color w:val="0000FF"/>
        </w:rPr>
        <w:t>h</w:t>
      </w:r>
      <w:r>
        <w:rPr>
          <w:color w:val="0000FF"/>
        </w:rPr>
        <w:t xml:space="preserve">igh-net-worth individuals seeking alternative asset diversification, </w:t>
      </w:r>
      <w:r w:rsidR="000908D3">
        <w:rPr>
          <w:color w:val="0000FF"/>
        </w:rPr>
        <w:t>f</w:t>
      </w:r>
      <w:r>
        <w:rPr>
          <w:color w:val="0000FF"/>
        </w:rPr>
        <w:t xml:space="preserve">amily offices building long-term wealth </w:t>
      </w:r>
      <w:r w:rsidR="008D0490">
        <w:rPr>
          <w:color w:val="0000FF"/>
        </w:rPr>
        <w:t xml:space="preserve">and </w:t>
      </w:r>
      <w:r>
        <w:rPr>
          <w:color w:val="0000FF"/>
        </w:rPr>
        <w:t>Institutions interested in sustainable agriculture exposure.</w:t>
      </w:r>
      <w:r>
        <w:rPr>
          <w:color w:val="0000FF"/>
        </w:rPr>
        <w:br/>
      </w:r>
      <w:r>
        <w:rPr>
          <w:color w:val="0000FF"/>
        </w:rPr>
        <w:br/>
      </w:r>
      <w:r>
        <w:rPr>
          <w:color w:val="0000FF"/>
        </w:rPr>
        <w:t xml:space="preserve">Investment objectives: </w:t>
      </w:r>
      <w:r w:rsidR="000908D3">
        <w:rPr>
          <w:color w:val="0000FF"/>
        </w:rPr>
        <w:t>l</w:t>
      </w:r>
      <w:r>
        <w:rPr>
          <w:color w:val="0000FF"/>
        </w:rPr>
        <w:t xml:space="preserve">ong-term capital appreciation (10-25 year holding periods), </w:t>
      </w:r>
      <w:r w:rsidR="000908D3">
        <w:rPr>
          <w:color w:val="0000FF"/>
        </w:rPr>
        <w:t>t</w:t>
      </w:r>
      <w:r>
        <w:rPr>
          <w:color w:val="0000FF"/>
        </w:rPr>
        <w:t xml:space="preserve">angible biological asset ownership, </w:t>
      </w:r>
      <w:r w:rsidR="00A62B66">
        <w:rPr>
          <w:color w:val="0000FF"/>
        </w:rPr>
        <w:t>i</w:t>
      </w:r>
      <w:r>
        <w:rPr>
          <w:color w:val="0000FF"/>
        </w:rPr>
        <w:t xml:space="preserve">nflation-resistant real assets, </w:t>
      </w:r>
      <w:r w:rsidR="00A62B66">
        <w:rPr>
          <w:color w:val="0000FF"/>
        </w:rPr>
        <w:t>m</w:t>
      </w:r>
      <w:r>
        <w:rPr>
          <w:color w:val="0000FF"/>
        </w:rPr>
        <w:t xml:space="preserve">easurable environmental and social impact, </w:t>
      </w:r>
      <w:r w:rsidR="00A62B66">
        <w:rPr>
          <w:color w:val="0000FF"/>
        </w:rPr>
        <w:t>r</w:t>
      </w:r>
      <w:r>
        <w:rPr>
          <w:color w:val="0000FF"/>
        </w:rPr>
        <w:t>egular income stream (mango) or concentrated returns (agarwood).</w:t>
      </w:r>
      <w:r>
        <w:rPr>
          <w:color w:val="0000FF"/>
        </w:rPr>
        <w:br/>
      </w:r>
      <w:r>
        <w:rPr>
          <w:color w:val="0000FF"/>
        </w:rPr>
        <w:br/>
        <w:t xml:space="preserve">Not suitable for: </w:t>
      </w:r>
      <w:r w:rsidR="00A62B66">
        <w:rPr>
          <w:color w:val="0000FF"/>
        </w:rPr>
        <w:t>i</w:t>
      </w:r>
      <w:r>
        <w:rPr>
          <w:color w:val="0000FF"/>
        </w:rPr>
        <w:t xml:space="preserve">nvestors requiring short-term liquidity, </w:t>
      </w:r>
      <w:r w:rsidR="008D0490">
        <w:rPr>
          <w:color w:val="0000FF"/>
        </w:rPr>
        <w:t>t</w:t>
      </w:r>
      <w:r>
        <w:rPr>
          <w:color w:val="0000FF"/>
        </w:rPr>
        <w:t>hose uncomfortable with agricultural/biological risks</w:t>
      </w:r>
      <w:r w:rsidR="008D0490">
        <w:rPr>
          <w:color w:val="0000FF"/>
        </w:rPr>
        <w:t xml:space="preserve"> and i</w:t>
      </w:r>
      <w:r>
        <w:rPr>
          <w:color w:val="0000FF"/>
        </w:rPr>
        <w:t>nvestors seeking guaranteed returns.</w:t>
      </w:r>
      <w:r w:rsidR="008D0490">
        <w:rPr>
          <w:color w:val="0000FF"/>
        </w:rPr>
        <w:t xml:space="preserve"> </w:t>
      </w:r>
      <w:r w:rsidR="008D0490" w:rsidRPr="008D0490">
        <w:rPr>
          <w:color w:val="000000" w:themeColor="text1"/>
          <w:highlight w:val="green"/>
        </w:rPr>
        <w:t xml:space="preserve">MARK: WHAT DO YOU THINK </w:t>
      </w:r>
      <w:r w:rsidR="008D0490">
        <w:rPr>
          <w:color w:val="000000" w:themeColor="text1"/>
          <w:highlight w:val="green"/>
        </w:rPr>
        <w:t>OF</w:t>
      </w:r>
      <w:r w:rsidR="008D0490" w:rsidRPr="008D0490">
        <w:rPr>
          <w:color w:val="000000" w:themeColor="text1"/>
          <w:highlight w:val="green"/>
        </w:rPr>
        <w:t xml:space="preserve"> THIS ADDITION?</w:t>
      </w:r>
      <w:ins w:id="378" w:author="mark quinn" w:date="2026-03-14T12:06:00Z" w16du:dateUtc="2026-03-14T04:06:00Z">
        <w:r w:rsidR="003933DD">
          <w:rPr>
            <w:color w:val="000000" w:themeColor="text1"/>
          </w:rPr>
          <w:t xml:space="preserve"> Bloody excellent!!! </w:t>
        </w:r>
      </w:ins>
    </w:p>
    <w:p w14:paraId="3EDFB94B" w14:textId="77777777" w:rsidR="007C7C88" w:rsidRDefault="007D654A">
      <w:r>
        <w:t>______________________________________________________________________</w:t>
      </w:r>
    </w:p>
    <w:p w14:paraId="27D44199" w14:textId="77777777" w:rsidR="007C7C88" w:rsidRDefault="007D654A">
      <w:r>
        <w:rPr>
          <w:b/>
          <w:color w:val="0000FF"/>
        </w:rPr>
        <w:t>Q: Where are the plantations located? [NEW FAQ]</w:t>
      </w:r>
    </w:p>
    <w:p w14:paraId="14E54BC6" w14:textId="74B78E5E" w:rsidR="007C7C88" w:rsidRDefault="007D654A">
      <w:r>
        <w:rPr>
          <w:color w:val="0000FF"/>
        </w:rPr>
        <w:t xml:space="preserve">A: All Golden Forests plantations </w:t>
      </w:r>
      <w:proofErr w:type="gramStart"/>
      <w:r>
        <w:rPr>
          <w:color w:val="0000FF"/>
        </w:rPr>
        <w:t>are located in</w:t>
      </w:r>
      <w:proofErr w:type="gramEnd"/>
      <w:r>
        <w:rPr>
          <w:color w:val="0000FF"/>
        </w:rPr>
        <w:t xml:space="preserve"> </w:t>
      </w:r>
      <w:del w:id="379" w:author="mark quinn" w:date="2026-03-14T12:06:00Z" w16du:dateUtc="2026-03-14T04:06:00Z">
        <w:r w:rsidRPr="003933DD" w:rsidDel="003933DD">
          <w:rPr>
            <w:color w:val="A6A6A6" w:themeColor="background1" w:themeShade="A6"/>
            <w:rPrChange w:id="380" w:author="mark quinn" w:date="2026-03-14T12:07:00Z" w16du:dateUtc="2026-03-14T04:07:00Z">
              <w:rPr>
                <w:color w:val="0000FF"/>
              </w:rPr>
            </w:rPrChange>
          </w:rPr>
          <w:delText>Southern</w:delText>
        </w:r>
        <w:r w:rsidDel="003933DD">
          <w:rPr>
            <w:color w:val="0000FF"/>
          </w:rPr>
          <w:delText xml:space="preserve"> </w:delText>
        </w:r>
      </w:del>
      <w:r>
        <w:rPr>
          <w:color w:val="0000FF"/>
        </w:rPr>
        <w:t>Zambales</w:t>
      </w:r>
      <w:ins w:id="381" w:author="mark quinn" w:date="2026-03-14T12:06:00Z" w16du:dateUtc="2026-03-14T04:06:00Z">
        <w:r w:rsidR="003933DD">
          <w:rPr>
            <w:color w:val="0000FF"/>
          </w:rPr>
          <w:t xml:space="preserve"> </w:t>
        </w:r>
        <w:r w:rsidR="003933DD" w:rsidRPr="003933DD">
          <w:rPr>
            <w:color w:val="A6A6A6" w:themeColor="background1" w:themeShade="A6"/>
            <w:rPrChange w:id="382" w:author="mark quinn" w:date="2026-03-14T12:07:00Z" w16du:dateUtc="2026-03-14T04:07:00Z">
              <w:rPr>
                <w:color w:val="0000FF"/>
              </w:rPr>
            </w:rPrChange>
          </w:rPr>
          <w:t>Pr</w:t>
        </w:r>
      </w:ins>
      <w:ins w:id="383" w:author="mark quinn" w:date="2026-03-14T12:07:00Z" w16du:dateUtc="2026-03-14T04:07:00Z">
        <w:r w:rsidR="003933DD" w:rsidRPr="003933DD">
          <w:rPr>
            <w:color w:val="A6A6A6" w:themeColor="background1" w:themeShade="A6"/>
            <w:rPrChange w:id="384" w:author="mark quinn" w:date="2026-03-14T12:07:00Z" w16du:dateUtc="2026-03-14T04:07:00Z">
              <w:rPr>
                <w:color w:val="0000FF"/>
              </w:rPr>
            </w:rPrChange>
          </w:rPr>
          <w:t>ovince</w:t>
        </w:r>
      </w:ins>
      <w:r>
        <w:rPr>
          <w:color w:val="0000FF"/>
        </w:rPr>
        <w:t>, Philippines.</w:t>
      </w:r>
      <w:r>
        <w:rPr>
          <w:color w:val="0000FF"/>
        </w:rPr>
        <w:br/>
      </w:r>
      <w:r>
        <w:rPr>
          <w:color w:val="0000FF"/>
        </w:rPr>
        <w:br/>
        <w:t xml:space="preserve">Why Zambales? Optimal climate (1,500-2,500mm annual rainfall, 24-32°C), </w:t>
      </w:r>
      <w:r w:rsidR="005F15E7">
        <w:rPr>
          <w:color w:val="0000FF"/>
        </w:rPr>
        <w:t>i</w:t>
      </w:r>
      <w:r>
        <w:rPr>
          <w:color w:val="0000FF"/>
        </w:rPr>
        <w:t>deal volcanic soils (pH 5.5-</w:t>
      </w:r>
      <w:ins w:id="385" w:author="mark quinn" w:date="2026-03-14T12:07:00Z" w16du:dateUtc="2026-03-14T04:07:00Z">
        <w:r w:rsidR="003933DD" w:rsidRPr="003933DD">
          <w:rPr>
            <w:color w:val="A6A6A6" w:themeColor="background1" w:themeShade="A6"/>
            <w:rPrChange w:id="386" w:author="mark quinn" w:date="2026-03-14T12:07:00Z" w16du:dateUtc="2026-03-14T04:07:00Z">
              <w:rPr>
                <w:color w:val="0000FF"/>
              </w:rPr>
            </w:rPrChange>
          </w:rPr>
          <w:t>6</w:t>
        </w:r>
      </w:ins>
      <w:del w:id="387" w:author="mark quinn" w:date="2026-03-14T12:07:00Z" w16du:dateUtc="2026-03-14T04:07:00Z">
        <w:r w:rsidRPr="003933DD" w:rsidDel="003933DD">
          <w:rPr>
            <w:color w:val="A6A6A6" w:themeColor="background1" w:themeShade="A6"/>
            <w:rPrChange w:id="388" w:author="mark quinn" w:date="2026-03-14T12:07:00Z" w16du:dateUtc="2026-03-14T04:07:00Z">
              <w:rPr>
                <w:color w:val="0000FF"/>
              </w:rPr>
            </w:rPrChange>
          </w:rPr>
          <w:delText>7</w:delText>
        </w:r>
      </w:del>
      <w:r>
        <w:rPr>
          <w:color w:val="0000FF"/>
        </w:rPr>
        <w:t xml:space="preserve">.5), </w:t>
      </w:r>
      <w:r w:rsidR="005F15E7">
        <w:rPr>
          <w:color w:val="0000FF"/>
        </w:rPr>
        <w:t>i</w:t>
      </w:r>
      <w:r>
        <w:rPr>
          <w:color w:val="0000FF"/>
        </w:rPr>
        <w:t xml:space="preserve">nfrastructure (1.5 hours from Clark International Airport, 4 hours from Manila), </w:t>
      </w:r>
      <w:r w:rsidR="005F15E7">
        <w:rPr>
          <w:color w:val="0000FF"/>
        </w:rPr>
        <w:t>r</w:t>
      </w:r>
      <w:r>
        <w:rPr>
          <w:color w:val="0000FF"/>
        </w:rPr>
        <w:t xml:space="preserve">ecognised for premium Carabao mango production, </w:t>
      </w:r>
      <w:r w:rsidR="005F15E7">
        <w:rPr>
          <w:color w:val="0000FF"/>
        </w:rPr>
        <w:t>i</w:t>
      </w:r>
      <w:r>
        <w:rPr>
          <w:color w:val="0000FF"/>
        </w:rPr>
        <w:t xml:space="preserve">nland location (away from coastal tsunami/storm surge risks), </w:t>
      </w:r>
      <w:r w:rsidR="005F15E7">
        <w:rPr>
          <w:color w:val="0000FF"/>
        </w:rPr>
        <w:t>a</w:t>
      </w:r>
      <w:r>
        <w:rPr>
          <w:color w:val="0000FF"/>
        </w:rPr>
        <w:t xml:space="preserve">ctive </w:t>
      </w:r>
      <w:ins w:id="389" w:author="mark quinn" w:date="2026-03-14T12:07:00Z" w16du:dateUtc="2026-03-14T04:07:00Z">
        <w:r w:rsidR="003933DD" w:rsidRPr="003933DD">
          <w:rPr>
            <w:color w:val="A6A6A6" w:themeColor="background1" w:themeShade="A6"/>
            <w:rPrChange w:id="390" w:author="mark quinn" w:date="2026-03-14T12:09:00Z" w16du:dateUtc="2026-03-14T04:09:00Z">
              <w:rPr>
                <w:color w:val="0000FF"/>
              </w:rPr>
            </w:rPrChange>
          </w:rPr>
          <w:t xml:space="preserve">regional and </w:t>
        </w:r>
      </w:ins>
      <w:ins w:id="391" w:author="mark quinn" w:date="2026-03-14T12:08:00Z" w16du:dateUtc="2026-03-14T04:08:00Z">
        <w:r w:rsidR="003933DD" w:rsidRPr="003933DD">
          <w:rPr>
            <w:color w:val="A6A6A6" w:themeColor="background1" w:themeShade="A6"/>
            <w:rPrChange w:id="392" w:author="mark quinn" w:date="2026-03-14T12:09:00Z" w16du:dateUtc="2026-03-14T04:09:00Z">
              <w:rPr>
                <w:color w:val="0000FF"/>
              </w:rPr>
            </w:rPrChange>
          </w:rPr>
          <w:t xml:space="preserve">central </w:t>
        </w:r>
      </w:ins>
      <w:r>
        <w:rPr>
          <w:color w:val="0000FF"/>
        </w:rPr>
        <w:t xml:space="preserve">government support (DA and DENR </w:t>
      </w:r>
      <w:del w:id="393" w:author="mark quinn" w:date="2026-03-14T12:08:00Z" w16du:dateUtc="2026-03-14T04:08:00Z">
        <w:r w:rsidRPr="003933DD" w:rsidDel="003933DD">
          <w:rPr>
            <w:color w:val="A6A6A6" w:themeColor="background1" w:themeShade="A6"/>
            <w:rPrChange w:id="394" w:author="mark quinn" w:date="2026-03-14T12:09:00Z" w16du:dateUtc="2026-03-14T04:09:00Z">
              <w:rPr>
                <w:color w:val="0000FF"/>
              </w:rPr>
            </w:rPrChange>
          </w:rPr>
          <w:delText>regional</w:delText>
        </w:r>
        <w:r w:rsidDel="003933DD">
          <w:rPr>
            <w:color w:val="0000FF"/>
          </w:rPr>
          <w:delText xml:space="preserve"> </w:delText>
        </w:r>
      </w:del>
      <w:r>
        <w:rPr>
          <w:color w:val="0000FF"/>
        </w:rPr>
        <w:t>programmes).</w:t>
      </w:r>
      <w:r>
        <w:rPr>
          <w:color w:val="0000FF"/>
        </w:rPr>
        <w:br/>
      </w:r>
      <w:r>
        <w:rPr>
          <w:color w:val="0000FF"/>
        </w:rPr>
        <w:br/>
        <w:t xml:space="preserve">Sites selected using rigorous </w:t>
      </w:r>
      <w:proofErr w:type="spellStart"/>
      <w:r>
        <w:rPr>
          <w:color w:val="0000FF"/>
        </w:rPr>
        <w:t>agro</w:t>
      </w:r>
      <w:proofErr w:type="spellEnd"/>
      <w:r>
        <w:rPr>
          <w:color w:val="0000FF"/>
        </w:rPr>
        <w:t>-climatic</w:t>
      </w:r>
      <w:ins w:id="395" w:author="mark quinn" w:date="2026-03-14T12:09:00Z" w16du:dateUtc="2026-03-14T04:09:00Z">
        <w:r w:rsidR="003933DD">
          <w:rPr>
            <w:color w:val="0000FF"/>
          </w:rPr>
          <w:t xml:space="preserve"> </w:t>
        </w:r>
        <w:r w:rsidR="003933DD" w:rsidRPr="003933DD">
          <w:rPr>
            <w:color w:val="A6A6A6" w:themeColor="background1" w:themeShade="A6"/>
            <w:rPrChange w:id="396" w:author="mark quinn" w:date="2026-03-14T12:09:00Z" w16du:dateUtc="2026-03-14T04:09:00Z">
              <w:rPr>
                <w:color w:val="0000FF"/>
              </w:rPr>
            </w:rPrChange>
          </w:rPr>
          <w:t>and soil</w:t>
        </w:r>
      </w:ins>
      <w:r>
        <w:rPr>
          <w:color w:val="0000FF"/>
        </w:rPr>
        <w:t xml:space="preserve"> assessment protocols.</w:t>
      </w:r>
      <w:r w:rsidR="005F15E7">
        <w:rPr>
          <w:color w:val="0000FF"/>
        </w:rPr>
        <w:t xml:space="preserve"> </w:t>
      </w:r>
      <w:r w:rsidR="005F15E7" w:rsidRPr="008D0490">
        <w:rPr>
          <w:color w:val="000000" w:themeColor="text1"/>
          <w:highlight w:val="green"/>
        </w:rPr>
        <w:t xml:space="preserve">MARK: WHAT DO YOU THINK </w:t>
      </w:r>
      <w:r w:rsidR="005F15E7">
        <w:rPr>
          <w:color w:val="000000" w:themeColor="text1"/>
          <w:highlight w:val="green"/>
        </w:rPr>
        <w:t>OF</w:t>
      </w:r>
      <w:r w:rsidR="005F15E7" w:rsidRPr="008D0490">
        <w:rPr>
          <w:color w:val="000000" w:themeColor="text1"/>
          <w:highlight w:val="green"/>
        </w:rPr>
        <w:t xml:space="preserve"> THIS ADDITION</w:t>
      </w:r>
      <w:r w:rsidR="00A62B66">
        <w:rPr>
          <w:color w:val="000000" w:themeColor="text1"/>
          <w:highlight w:val="green"/>
        </w:rPr>
        <w:t xml:space="preserve"> IT WORKS AT </w:t>
      </w:r>
      <w:proofErr w:type="spellStart"/>
      <w:proofErr w:type="gramStart"/>
      <w:r w:rsidR="00A62B66">
        <w:rPr>
          <w:color w:val="000000" w:themeColor="text1"/>
          <w:highlight w:val="green"/>
        </w:rPr>
        <w:t>PRESENT</w:t>
      </w:r>
      <w:r w:rsidR="005F15E7" w:rsidRPr="008D0490">
        <w:rPr>
          <w:color w:val="000000" w:themeColor="text1"/>
          <w:highlight w:val="green"/>
        </w:rPr>
        <w:t>?</w:t>
      </w:r>
      <w:ins w:id="397" w:author="mark quinn" w:date="2026-03-14T12:09:00Z" w16du:dateUtc="2026-03-14T04:09:00Z">
        <w:r w:rsidR="003933DD">
          <w:rPr>
            <w:color w:val="000000" w:themeColor="text1"/>
          </w:rPr>
          <w:t>Excellent</w:t>
        </w:r>
        <w:proofErr w:type="spellEnd"/>
        <w:proofErr w:type="gramEnd"/>
        <w:r w:rsidR="003933DD">
          <w:rPr>
            <w:color w:val="000000" w:themeColor="text1"/>
          </w:rPr>
          <w:t>!!</w:t>
        </w:r>
      </w:ins>
    </w:p>
    <w:p w14:paraId="692A0BA4" w14:textId="77777777" w:rsidR="007C7C88" w:rsidRDefault="007D654A">
      <w:r>
        <w:t>______________________________________________________________________</w:t>
      </w:r>
    </w:p>
    <w:p w14:paraId="0D0D7F01" w14:textId="77777777" w:rsidR="007C7C88" w:rsidRDefault="007D654A">
      <w:r>
        <w:rPr>
          <w:b/>
          <w:color w:val="0000FF"/>
        </w:rPr>
        <w:t>Q: What regulatory approvals does Golden Forests hold? [NEW FAQ]</w:t>
      </w:r>
    </w:p>
    <w:p w14:paraId="59CDF678" w14:textId="777B270E" w:rsidR="007C7C88" w:rsidRDefault="007D654A">
      <w:r>
        <w:rPr>
          <w:color w:val="0000FF"/>
        </w:rPr>
        <w:t xml:space="preserve">A: Philippine Regulations: DENR Wildlife </w:t>
      </w:r>
      <w:ins w:id="398" w:author="mark quinn" w:date="2026-03-14T12:10:00Z" w16du:dateUtc="2026-03-14T04:10:00Z">
        <w:r w:rsidR="003933DD" w:rsidRPr="003933DD">
          <w:rPr>
            <w:color w:val="A6A6A6" w:themeColor="background1" w:themeShade="A6"/>
            <w:rPrChange w:id="399" w:author="mark quinn" w:date="2026-03-14T12:10:00Z" w16du:dateUtc="2026-03-14T04:10:00Z">
              <w:rPr>
                <w:color w:val="0000FF"/>
              </w:rPr>
            </w:rPrChange>
          </w:rPr>
          <w:t xml:space="preserve">Cultural </w:t>
        </w:r>
      </w:ins>
      <w:r>
        <w:rPr>
          <w:color w:val="0000FF"/>
        </w:rPr>
        <w:t xml:space="preserve">Permit (first company authorised to cultivate exotic </w:t>
      </w:r>
      <w:r w:rsidRPr="005F15E7">
        <w:rPr>
          <w:i/>
          <w:iCs/>
          <w:color w:val="0000FF"/>
        </w:rPr>
        <w:t xml:space="preserve">Aquilaria </w:t>
      </w:r>
      <w:proofErr w:type="spellStart"/>
      <w:r w:rsidRPr="005F15E7">
        <w:rPr>
          <w:i/>
          <w:iCs/>
          <w:color w:val="0000FF"/>
        </w:rPr>
        <w:t>crassna</w:t>
      </w:r>
      <w:proofErr w:type="spellEnd"/>
      <w:r>
        <w:rPr>
          <w:color w:val="0000FF"/>
        </w:rPr>
        <w:t xml:space="preserve">), CITES </w:t>
      </w:r>
      <w:ins w:id="400" w:author="mark quinn" w:date="2026-03-14T12:14:00Z" w16du:dateUtc="2026-03-14T04:14:00Z">
        <w:r w:rsidR="00195C11" w:rsidRPr="00195C11">
          <w:rPr>
            <w:color w:val="A6A6A6" w:themeColor="background1" w:themeShade="A6"/>
            <w:rPrChange w:id="401" w:author="mark quinn" w:date="2026-03-14T12:15:00Z" w16du:dateUtc="2026-03-14T04:15:00Z">
              <w:rPr>
                <w:color w:val="0000FF"/>
              </w:rPr>
            </w:rPrChange>
          </w:rPr>
          <w:t>Import and Export P</w:t>
        </w:r>
      </w:ins>
      <w:del w:id="402" w:author="mark quinn" w:date="2026-03-14T12:14:00Z" w16du:dateUtc="2026-03-14T04:14:00Z">
        <w:r w:rsidDel="00195C11">
          <w:rPr>
            <w:color w:val="0000FF"/>
          </w:rPr>
          <w:delText>p</w:delText>
        </w:r>
      </w:del>
      <w:r>
        <w:rPr>
          <w:color w:val="0000FF"/>
        </w:rPr>
        <w:t xml:space="preserve">ermits (international agarwood trade), Bureau of Plant Industry Licence </w:t>
      </w:r>
      <w:ins w:id="403" w:author="mark quinn" w:date="2026-03-14T12:10:00Z" w16du:dateUtc="2026-03-14T04:10:00Z">
        <w:r w:rsidR="003933DD" w:rsidRPr="00195C11">
          <w:rPr>
            <w:color w:val="A6A6A6" w:themeColor="background1" w:themeShade="A6"/>
            <w:rPrChange w:id="404" w:author="mark quinn" w:date="2026-03-14T12:10:00Z" w16du:dateUtc="2026-03-14T04:10:00Z">
              <w:rPr>
                <w:color w:val="0000FF"/>
              </w:rPr>
            </w:rPrChange>
          </w:rPr>
          <w:t>To Operate</w:t>
        </w:r>
      </w:ins>
      <w:r w:rsidRPr="00195C11">
        <w:rPr>
          <w:color w:val="A6A6A6" w:themeColor="background1" w:themeShade="A6"/>
          <w:rPrChange w:id="405" w:author="mark quinn" w:date="2026-03-14T12:10:00Z" w16du:dateUtc="2026-03-14T04:10:00Z">
            <w:rPr>
              <w:color w:val="0000FF"/>
            </w:rPr>
          </w:rPrChange>
        </w:rPr>
        <w:t>(</w:t>
      </w:r>
      <w:ins w:id="406" w:author="mark quinn" w:date="2026-03-14T12:10:00Z" w16du:dateUtc="2026-03-14T04:10:00Z">
        <w:r w:rsidR="003933DD" w:rsidRPr="00195C11">
          <w:rPr>
            <w:color w:val="A6A6A6" w:themeColor="background1" w:themeShade="A6"/>
            <w:rPrChange w:id="407" w:author="mark quinn" w:date="2026-03-14T12:10:00Z" w16du:dateUtc="2026-03-14T04:10:00Z">
              <w:rPr>
                <w:color w:val="0000FF"/>
              </w:rPr>
            </w:rPrChange>
          </w:rPr>
          <w:t xml:space="preserve">plantations </w:t>
        </w:r>
        <w:proofErr w:type="spellStart"/>
        <w:r w:rsidR="003933DD" w:rsidRPr="00195C11">
          <w:rPr>
            <w:color w:val="A6A6A6" w:themeColor="background1" w:themeShade="A6"/>
            <w:rPrChange w:id="408" w:author="mark quinn" w:date="2026-03-14T12:10:00Z" w16du:dateUtc="2026-03-14T04:10:00Z">
              <w:rPr>
                <w:color w:val="0000FF"/>
              </w:rPr>
            </w:rPrChange>
          </w:rPr>
          <w:t>and</w:t>
        </w:r>
      </w:ins>
      <w:del w:id="409" w:author="mark quinn" w:date="2026-03-14T12:10:00Z" w16du:dateUtc="2026-03-14T04:10:00Z">
        <w:r w:rsidRPr="00195C11" w:rsidDel="003933DD">
          <w:rPr>
            <w:color w:val="A6A6A6" w:themeColor="background1" w:themeShade="A6"/>
            <w:rPrChange w:id="410" w:author="mark quinn" w:date="2026-03-14T12:10:00Z" w16du:dateUtc="2026-03-14T04:10:00Z">
              <w:rPr>
                <w:color w:val="0000FF"/>
              </w:rPr>
            </w:rPrChange>
          </w:rPr>
          <w:delText xml:space="preserve">operate </w:delText>
        </w:r>
      </w:del>
      <w:r>
        <w:rPr>
          <w:color w:val="0000FF"/>
        </w:rPr>
        <w:t>nurseries</w:t>
      </w:r>
      <w:proofErr w:type="spellEnd"/>
      <w:r>
        <w:rPr>
          <w:color w:val="0000FF"/>
        </w:rPr>
        <w:t>), BOC Certificate of Registration (import/export), Phytosanitary Certification (fruit and plant</w:t>
      </w:r>
      <w:ins w:id="411" w:author="mark quinn" w:date="2026-03-14T12:11:00Z" w16du:dateUtc="2026-03-14T04:11:00Z">
        <w:r w:rsidR="00195C11">
          <w:rPr>
            <w:color w:val="0000FF"/>
          </w:rPr>
          <w:t xml:space="preserve"> </w:t>
        </w:r>
        <w:r w:rsidR="00195C11" w:rsidRPr="00195C11">
          <w:rPr>
            <w:color w:val="A6A6A6" w:themeColor="background1" w:themeShade="A6"/>
            <w:rPrChange w:id="412" w:author="mark quinn" w:date="2026-03-14T12:15:00Z" w16du:dateUtc="2026-03-14T04:15:00Z">
              <w:rPr>
                <w:color w:val="0000FF"/>
              </w:rPr>
            </w:rPrChange>
          </w:rPr>
          <w:t>imports and</w:t>
        </w:r>
      </w:ins>
      <w:r w:rsidRPr="00195C11">
        <w:rPr>
          <w:color w:val="A6A6A6" w:themeColor="background1" w:themeShade="A6"/>
          <w:rPrChange w:id="413" w:author="mark quinn" w:date="2026-03-14T12:15:00Z" w16du:dateUtc="2026-03-14T04:15:00Z">
            <w:rPr>
              <w:color w:val="0000FF"/>
            </w:rPr>
          </w:rPrChange>
        </w:rPr>
        <w:t xml:space="preserve"> </w:t>
      </w:r>
      <w:r>
        <w:rPr>
          <w:color w:val="0000FF"/>
        </w:rPr>
        <w:t>exports)</w:t>
      </w:r>
      <w:ins w:id="414" w:author="mark quinn" w:date="2026-03-14T12:12:00Z" w16du:dateUtc="2026-03-14T04:12:00Z">
        <w:r w:rsidR="00195C11">
          <w:rPr>
            <w:color w:val="0000FF"/>
          </w:rPr>
          <w:t xml:space="preserve">, </w:t>
        </w:r>
        <w:r w:rsidR="00195C11" w:rsidRPr="00195C11">
          <w:rPr>
            <w:color w:val="A6A6A6" w:themeColor="background1" w:themeShade="A6"/>
            <w:rPrChange w:id="415" w:author="mark quinn" w:date="2026-03-14T12:15:00Z" w16du:dateUtc="2026-03-14T04:15:00Z">
              <w:rPr>
                <w:color w:val="0000FF"/>
              </w:rPr>
            </w:rPrChange>
          </w:rPr>
          <w:t>Regional Business Permits</w:t>
        </w:r>
      </w:ins>
      <w:ins w:id="416" w:author="mark quinn" w:date="2026-03-14T12:13:00Z" w16du:dateUtc="2026-03-14T04:13:00Z">
        <w:r w:rsidR="00195C11" w:rsidRPr="00195C11">
          <w:rPr>
            <w:color w:val="A6A6A6" w:themeColor="background1" w:themeShade="A6"/>
            <w:rPrChange w:id="417" w:author="mark quinn" w:date="2026-03-14T12:15:00Z" w16du:dateUtc="2026-03-14T04:15:00Z">
              <w:rPr>
                <w:color w:val="0000FF"/>
              </w:rPr>
            </w:rPrChange>
          </w:rPr>
          <w:t>, Bureau of Internal Revenue Certificate of Registration, Social Security System</w:t>
        </w:r>
      </w:ins>
      <w:ins w:id="418" w:author="mark quinn" w:date="2026-03-14T12:14:00Z" w16du:dateUtc="2026-03-14T04:14:00Z">
        <w:r w:rsidR="00195C11" w:rsidRPr="00195C11">
          <w:rPr>
            <w:color w:val="A6A6A6" w:themeColor="background1" w:themeShade="A6"/>
            <w:rPrChange w:id="419" w:author="mark quinn" w:date="2026-03-14T12:15:00Z" w16du:dateUtc="2026-03-14T04:15:00Z">
              <w:rPr>
                <w:color w:val="0000FF"/>
              </w:rPr>
            </w:rPrChange>
          </w:rPr>
          <w:t xml:space="preserve"> Certificate of Registration</w:t>
        </w:r>
      </w:ins>
      <w:r w:rsidRPr="00195C11">
        <w:rPr>
          <w:color w:val="A6A6A6" w:themeColor="background1" w:themeShade="A6"/>
          <w:rPrChange w:id="420" w:author="mark quinn" w:date="2026-03-14T12:15:00Z" w16du:dateUtc="2026-03-14T04:15:00Z">
            <w:rPr>
              <w:color w:val="0000FF"/>
            </w:rPr>
          </w:rPrChange>
        </w:rPr>
        <w:t>.</w:t>
      </w:r>
      <w:r w:rsidRPr="00195C11">
        <w:rPr>
          <w:color w:val="A6A6A6" w:themeColor="background1" w:themeShade="A6"/>
          <w:rPrChange w:id="421" w:author="mark quinn" w:date="2026-03-14T12:15:00Z" w16du:dateUtc="2026-03-14T04:15:00Z">
            <w:rPr>
              <w:color w:val="0000FF"/>
            </w:rPr>
          </w:rPrChange>
        </w:rPr>
        <w:br/>
      </w:r>
      <w:r>
        <w:rPr>
          <w:color w:val="0000FF"/>
        </w:rPr>
        <w:br/>
        <w:t xml:space="preserve">Planned Certifications: FSC (Forest Stewardship Council) for agarwood (application Q4 2027), PEFC for mango (2027), </w:t>
      </w:r>
      <w:proofErr w:type="spellStart"/>
      <w:r>
        <w:rPr>
          <w:color w:val="0000FF"/>
        </w:rPr>
        <w:t>PhilGAP</w:t>
      </w:r>
      <w:proofErr w:type="spellEnd"/>
      <w:r>
        <w:rPr>
          <w:color w:val="0000FF"/>
        </w:rPr>
        <w:t xml:space="preserve"> (Good Agricultural Practices).</w:t>
      </w:r>
      <w:r>
        <w:rPr>
          <w:color w:val="0000FF"/>
        </w:rPr>
        <w:br/>
      </w:r>
      <w:r>
        <w:rPr>
          <w:color w:val="0000FF"/>
        </w:rPr>
        <w:br/>
      </w:r>
      <w:r>
        <w:rPr>
          <w:color w:val="0000FF"/>
        </w:rPr>
        <w:lastRenderedPageBreak/>
        <w:t xml:space="preserve">Corporate Structure: Abu Dhabi (ADGM) governance, Dubai (FZCO) sales/marketing, Philippines </w:t>
      </w:r>
      <w:del w:id="422" w:author="mark quinn" w:date="2026-03-14T12:16:00Z" w16du:dateUtc="2026-03-14T04:16:00Z">
        <w:r w:rsidDel="00195C11">
          <w:rPr>
            <w:color w:val="0000FF"/>
          </w:rPr>
          <w:delText>(CADI)</w:delText>
        </w:r>
      </w:del>
      <w:ins w:id="423" w:author="mark quinn" w:date="2026-03-14T12:17:00Z" w16du:dateUtc="2026-03-14T04:17:00Z">
        <w:r w:rsidR="00195C11" w:rsidRPr="00195C11">
          <w:rPr>
            <w:color w:val="A6A6A6" w:themeColor="background1" w:themeShade="A6"/>
            <w:rPrChange w:id="424" w:author="mark quinn" w:date="2026-03-14T12:17:00Z" w16du:dateUtc="2026-03-14T04:17:00Z">
              <w:rPr>
                <w:color w:val="0000FF"/>
              </w:rPr>
            </w:rPrChange>
          </w:rPr>
          <w:t>plantation</w:t>
        </w:r>
      </w:ins>
      <w:r w:rsidR="005F15E7">
        <w:rPr>
          <w:color w:val="0000FF"/>
        </w:rPr>
        <w:t xml:space="preserve"> </w:t>
      </w:r>
      <w:r>
        <w:rPr>
          <w:color w:val="0000FF"/>
        </w:rPr>
        <w:t>operations.</w:t>
      </w:r>
      <w:r w:rsidR="005F15E7">
        <w:rPr>
          <w:color w:val="0000FF"/>
        </w:rPr>
        <w:t xml:space="preserve"> </w:t>
      </w:r>
      <w:r w:rsidR="005F15E7" w:rsidRPr="008D0490">
        <w:rPr>
          <w:color w:val="000000" w:themeColor="text1"/>
          <w:highlight w:val="green"/>
        </w:rPr>
        <w:t xml:space="preserve">MARK: </w:t>
      </w:r>
      <w:r w:rsidR="005F15E7">
        <w:rPr>
          <w:color w:val="000000" w:themeColor="text1"/>
          <w:highlight w:val="green"/>
        </w:rPr>
        <w:t xml:space="preserve">THOUGHTS ON WORDING AND </w:t>
      </w:r>
      <w:r w:rsidR="005F15E7" w:rsidRPr="008D0490">
        <w:rPr>
          <w:color w:val="000000" w:themeColor="text1"/>
          <w:highlight w:val="green"/>
        </w:rPr>
        <w:t xml:space="preserve">WHAT DO YOU THINK </w:t>
      </w:r>
      <w:r w:rsidR="005F15E7">
        <w:rPr>
          <w:color w:val="000000" w:themeColor="text1"/>
          <w:highlight w:val="green"/>
        </w:rPr>
        <w:t>OF</w:t>
      </w:r>
      <w:r w:rsidR="005F15E7" w:rsidRPr="008D0490">
        <w:rPr>
          <w:color w:val="000000" w:themeColor="text1"/>
          <w:highlight w:val="green"/>
        </w:rPr>
        <w:t xml:space="preserve"> THIS ADDITION?</w:t>
      </w:r>
      <w:ins w:id="425" w:author="mark quinn" w:date="2026-03-14T12:17:00Z" w16du:dateUtc="2026-03-14T04:17:00Z">
        <w:r w:rsidR="00195C11">
          <w:rPr>
            <w:color w:val="000000" w:themeColor="text1"/>
          </w:rPr>
          <w:t xml:space="preserve"> Excellent, don’t need to expand on this</w:t>
        </w:r>
      </w:ins>
    </w:p>
    <w:p w14:paraId="2642A3FA" w14:textId="77777777" w:rsidR="007C7C88" w:rsidRDefault="007D654A">
      <w:r>
        <w:t>______________________________________________________________________</w:t>
      </w:r>
    </w:p>
    <w:p w14:paraId="65998290" w14:textId="77777777" w:rsidR="007C7C88" w:rsidRDefault="007D654A">
      <w:r>
        <w:rPr>
          <w:b/>
          <w:color w:val="0000FF"/>
        </w:rPr>
        <w:t>Q: What risks should I be aware of and how are they mitigated? [NEW FAQ]</w:t>
      </w:r>
    </w:p>
    <w:p w14:paraId="4D32B8DC" w14:textId="0C4002A3" w:rsidR="007C7C88" w:rsidRDefault="007D654A">
      <w:r>
        <w:rPr>
          <w:color w:val="0000FF"/>
        </w:rPr>
        <w:t xml:space="preserve">A: Biological Risks: 20% surplus buffer planting </w:t>
      </w:r>
      <w:r w:rsidR="00A44D34">
        <w:rPr>
          <w:color w:val="0000FF"/>
        </w:rPr>
        <w:t>and</w:t>
      </w:r>
      <w:r>
        <w:rPr>
          <w:color w:val="0000FF"/>
        </w:rPr>
        <w:t xml:space="preserve"> 100% replacement guarantee, AI-enabled early detection and IPM protocols, </w:t>
      </w:r>
      <w:r w:rsidR="00A44D34">
        <w:rPr>
          <w:color w:val="0000FF"/>
        </w:rPr>
        <w:t>c</w:t>
      </w:r>
      <w:r>
        <w:rPr>
          <w:color w:val="0000FF"/>
        </w:rPr>
        <w:t xml:space="preserve">onservative </w:t>
      </w:r>
      <w:ins w:id="426" w:author="mark quinn" w:date="2026-03-14T12:18:00Z" w16du:dateUtc="2026-03-14T04:18:00Z">
        <w:r w:rsidR="00195C11" w:rsidRPr="00195C11">
          <w:rPr>
            <w:color w:val="A6A6A6" w:themeColor="background1" w:themeShade="A6"/>
            <w:rPrChange w:id="427" w:author="mark quinn" w:date="2026-03-14T12:18:00Z" w16du:dateUtc="2026-03-14T04:18:00Z">
              <w:rPr>
                <w:color w:val="0000FF"/>
              </w:rPr>
            </w:rPrChange>
          </w:rPr>
          <w:t xml:space="preserve">yield </w:t>
        </w:r>
      </w:ins>
      <w:r>
        <w:rPr>
          <w:color w:val="0000FF"/>
        </w:rPr>
        <w:t>assumptions (80% mango fruiting success).</w:t>
      </w:r>
      <w:r>
        <w:rPr>
          <w:color w:val="0000FF"/>
        </w:rPr>
        <w:br/>
      </w:r>
      <w:r>
        <w:rPr>
          <w:color w:val="0000FF"/>
        </w:rPr>
        <w:br/>
        <w:t xml:space="preserve">Environmental Risks: </w:t>
      </w:r>
      <w:r w:rsidR="00A44D34">
        <w:rPr>
          <w:color w:val="0000FF"/>
        </w:rPr>
        <w:t>c</w:t>
      </w:r>
      <w:r>
        <w:rPr>
          <w:color w:val="0000FF"/>
        </w:rPr>
        <w:t xml:space="preserve">omprehensive insurance (typhoons, floods, lightning, fire), AI-managed irrigation and climate-resilient varieties, </w:t>
      </w:r>
      <w:r w:rsidR="00A44D34">
        <w:rPr>
          <w:color w:val="0000FF"/>
        </w:rPr>
        <w:t>s</w:t>
      </w:r>
      <w:r>
        <w:rPr>
          <w:color w:val="0000FF"/>
        </w:rPr>
        <w:t>ites selected away from high-risk zones.</w:t>
      </w:r>
      <w:r>
        <w:rPr>
          <w:color w:val="0000FF"/>
        </w:rPr>
        <w:br/>
      </w:r>
      <w:r>
        <w:rPr>
          <w:color w:val="0000FF"/>
        </w:rPr>
        <w:br/>
        <w:t xml:space="preserve">Market Risks: </w:t>
      </w:r>
      <w:r w:rsidR="00A44D34">
        <w:rPr>
          <w:color w:val="0000FF"/>
        </w:rPr>
        <w:t>c</w:t>
      </w:r>
      <w:r>
        <w:rPr>
          <w:color w:val="0000FF"/>
        </w:rPr>
        <w:t>onservative pricing</w:t>
      </w:r>
      <w:ins w:id="428" w:author="mark quinn" w:date="2026-03-14T12:18:00Z" w16du:dateUtc="2026-03-14T04:18:00Z">
        <w:r w:rsidR="00195C11">
          <w:rPr>
            <w:color w:val="0000FF"/>
          </w:rPr>
          <w:t xml:space="preserve"> </w:t>
        </w:r>
      </w:ins>
      <w:del w:id="429" w:author="mark quinn" w:date="2026-03-14T12:18:00Z" w16du:dateUtc="2026-03-14T04:18:00Z">
        <w:r w:rsidDel="00195C11">
          <w:rPr>
            <w:color w:val="0000FF"/>
          </w:rPr>
          <w:delText xml:space="preserve"> </w:delText>
        </w:r>
      </w:del>
      <w:r>
        <w:rPr>
          <w:color w:val="0000FF"/>
        </w:rPr>
        <w:t>assumptions</w:t>
      </w:r>
      <w:ins w:id="430" w:author="mark quinn" w:date="2026-03-14T12:19:00Z" w16du:dateUtc="2026-03-14T04:19:00Z">
        <w:r w:rsidR="00195C11">
          <w:rPr>
            <w:color w:val="0000FF"/>
          </w:rPr>
          <w:t xml:space="preserve"> </w:t>
        </w:r>
        <w:r w:rsidR="00195C11" w:rsidRPr="00195C11">
          <w:rPr>
            <w:color w:val="A6A6A6" w:themeColor="background1" w:themeShade="A6"/>
            <w:rPrChange w:id="431" w:author="mark quinn" w:date="2026-03-14T12:19:00Z" w16du:dateUtc="2026-03-14T04:19:00Z">
              <w:rPr>
                <w:color w:val="0000FF"/>
              </w:rPr>
            </w:rPrChange>
          </w:rPr>
          <w:t>and inflation escalations</w:t>
        </w:r>
      </w:ins>
      <w:r>
        <w:rPr>
          <w:color w:val="0000FF"/>
        </w:rPr>
        <w:t xml:space="preserve">, </w:t>
      </w:r>
      <w:r w:rsidR="00A44D34">
        <w:rPr>
          <w:color w:val="0000FF"/>
        </w:rPr>
        <w:t>p</w:t>
      </w:r>
      <w:r>
        <w:rPr>
          <w:color w:val="0000FF"/>
        </w:rPr>
        <w:t xml:space="preserve">remium quality focus, </w:t>
      </w:r>
      <w:r w:rsidR="00A44D34">
        <w:rPr>
          <w:color w:val="0000FF"/>
        </w:rPr>
        <w:t>d</w:t>
      </w:r>
      <w:r>
        <w:rPr>
          <w:color w:val="0000FF"/>
        </w:rPr>
        <w:t xml:space="preserve">iversified export markets, </w:t>
      </w:r>
      <w:r w:rsidR="00A44D34">
        <w:rPr>
          <w:color w:val="0000FF"/>
        </w:rPr>
        <w:t>t</w:t>
      </w:r>
      <w:r>
        <w:rPr>
          <w:color w:val="0000FF"/>
        </w:rPr>
        <w:t>wo-crop strategy.</w:t>
      </w:r>
      <w:r>
        <w:rPr>
          <w:color w:val="0000FF"/>
        </w:rPr>
        <w:br/>
      </w:r>
      <w:r>
        <w:rPr>
          <w:color w:val="0000FF"/>
        </w:rPr>
        <w:br/>
        <w:t xml:space="preserve">Operational Risks: 80+ years combined </w:t>
      </w:r>
      <w:ins w:id="432" w:author="mark quinn" w:date="2026-03-14T12:19:00Z" w16du:dateUtc="2026-03-14T04:19:00Z">
        <w:r w:rsidR="00195C11" w:rsidRPr="00195C11">
          <w:rPr>
            <w:color w:val="A6A6A6" w:themeColor="background1" w:themeShade="A6"/>
            <w:rPrChange w:id="433" w:author="mark quinn" w:date="2026-03-14T12:19:00Z" w16du:dateUtc="2026-03-14T04:19:00Z">
              <w:rPr>
                <w:color w:val="0000FF"/>
              </w:rPr>
            </w:rPrChange>
          </w:rPr>
          <w:t>management and scientific</w:t>
        </w:r>
      </w:ins>
      <w:del w:id="434" w:author="mark quinn" w:date="2026-03-14T12:19:00Z" w16du:dateUtc="2026-03-14T04:19:00Z">
        <w:r w:rsidDel="00195C11">
          <w:rPr>
            <w:color w:val="0000FF"/>
          </w:rPr>
          <w:delText>team</w:delText>
        </w:r>
      </w:del>
      <w:r>
        <w:rPr>
          <w:color w:val="0000FF"/>
        </w:rPr>
        <w:t xml:space="preserve"> experience, </w:t>
      </w:r>
      <w:r w:rsidR="00A44D34">
        <w:rPr>
          <w:color w:val="0000FF"/>
        </w:rPr>
        <w:t>u</w:t>
      </w:r>
      <w:r>
        <w:rPr>
          <w:color w:val="0000FF"/>
        </w:rPr>
        <w:t xml:space="preserve">niversity partnerships, </w:t>
      </w:r>
      <w:r w:rsidR="00A44D34">
        <w:rPr>
          <w:color w:val="0000FF"/>
        </w:rPr>
        <w:t>r</w:t>
      </w:r>
      <w:r>
        <w:rPr>
          <w:color w:val="0000FF"/>
        </w:rPr>
        <w:t>edundant systems.</w:t>
      </w:r>
      <w:r>
        <w:rPr>
          <w:color w:val="0000FF"/>
        </w:rPr>
        <w:br/>
      </w:r>
      <w:r>
        <w:rPr>
          <w:color w:val="0000FF"/>
        </w:rPr>
        <w:br/>
        <w:t xml:space="preserve">Financial Protection: </w:t>
      </w:r>
      <w:r w:rsidR="00A44D34">
        <w:rPr>
          <w:color w:val="0000FF"/>
        </w:rPr>
        <w:t>d</w:t>
      </w:r>
      <w:r>
        <w:rPr>
          <w:color w:val="0000FF"/>
        </w:rPr>
        <w:t xml:space="preserve">ebt-free structure, 24-hour security, </w:t>
      </w:r>
      <w:r w:rsidR="00A44D34">
        <w:rPr>
          <w:color w:val="0000FF"/>
        </w:rPr>
        <w:t>a</w:t>
      </w:r>
      <w:r>
        <w:rPr>
          <w:color w:val="0000FF"/>
        </w:rPr>
        <w:t>nnual independent audits, GPS-</w:t>
      </w:r>
      <w:ins w:id="435" w:author="mark quinn" w:date="2026-03-14T12:20:00Z" w16du:dateUtc="2026-03-14T04:20:00Z">
        <w:r w:rsidR="00195C11" w:rsidRPr="00195C11">
          <w:rPr>
            <w:color w:val="A6A6A6" w:themeColor="background1" w:themeShade="A6"/>
            <w:rPrChange w:id="436" w:author="mark quinn" w:date="2026-03-14T12:20:00Z" w16du:dateUtc="2026-03-14T04:20:00Z">
              <w:rPr>
                <w:color w:val="0000FF"/>
              </w:rPr>
            </w:rPrChange>
          </w:rPr>
          <w:t xml:space="preserve">Geotagged </w:t>
        </w:r>
      </w:ins>
      <w:r>
        <w:rPr>
          <w:color w:val="0000FF"/>
        </w:rPr>
        <w:t>verified ownership.</w:t>
      </w:r>
      <w:r w:rsidR="00A44D34">
        <w:rPr>
          <w:color w:val="0000FF"/>
        </w:rPr>
        <w:t xml:space="preserve"> </w:t>
      </w:r>
      <w:r w:rsidR="00A44D34" w:rsidRPr="00A44D34">
        <w:rPr>
          <w:color w:val="000000" w:themeColor="text1"/>
          <w:highlight w:val="green"/>
        </w:rPr>
        <w:t xml:space="preserve">MARK: WHAT ABOUT SOMETHING LIKE </w:t>
      </w:r>
      <w:proofErr w:type="spellStart"/>
      <w:proofErr w:type="gramStart"/>
      <w:r w:rsidR="00A44D34" w:rsidRPr="00A44D34">
        <w:rPr>
          <w:color w:val="000000" w:themeColor="text1"/>
          <w:highlight w:val="green"/>
        </w:rPr>
        <w:t>THIS?</w:t>
      </w:r>
      <w:ins w:id="437" w:author="mark quinn" w:date="2026-03-14T12:20:00Z" w16du:dateUtc="2026-03-14T04:20:00Z">
        <w:r w:rsidR="00195C11">
          <w:rPr>
            <w:color w:val="000000" w:themeColor="text1"/>
          </w:rPr>
          <w:t>Absolutly</w:t>
        </w:r>
        <w:proofErr w:type="spellEnd"/>
        <w:proofErr w:type="gramEnd"/>
        <w:r w:rsidR="00195C11">
          <w:rPr>
            <w:color w:val="000000" w:themeColor="text1"/>
          </w:rPr>
          <w:t xml:space="preserve"> love it!!</w:t>
        </w:r>
      </w:ins>
    </w:p>
    <w:p w14:paraId="202E9C1D" w14:textId="77777777" w:rsidR="007C7C88" w:rsidRDefault="007D654A">
      <w:r>
        <w:t>______________________________________________________________________</w:t>
      </w:r>
    </w:p>
    <w:p w14:paraId="3727D994" w14:textId="531827AB" w:rsidR="007C7C88" w:rsidRDefault="007D654A">
      <w:r>
        <w:rPr>
          <w:b/>
          <w:color w:val="0000FF"/>
        </w:rPr>
        <w:t>Q: What scientific expertise supports Golden Forests</w:t>
      </w:r>
      <w:r w:rsidR="00A44D34">
        <w:rPr>
          <w:b/>
          <w:color w:val="0000FF"/>
        </w:rPr>
        <w:t>’</w:t>
      </w:r>
      <w:r>
        <w:rPr>
          <w:b/>
          <w:color w:val="0000FF"/>
        </w:rPr>
        <w:t xml:space="preserve"> operations? [NEW FAQ]</w:t>
      </w:r>
    </w:p>
    <w:p w14:paraId="0ED2E2D4" w14:textId="1D8ED30E" w:rsidR="007C7C88" w:rsidRDefault="007D654A">
      <w:r>
        <w:rPr>
          <w:color w:val="0000FF"/>
        </w:rPr>
        <w:t>A: We maintain collaborative relationships with three leading Philippine research institutions:</w:t>
      </w:r>
      <w:r>
        <w:rPr>
          <w:color w:val="0000FF"/>
        </w:rPr>
        <w:br/>
      </w:r>
      <w:r>
        <w:rPr>
          <w:color w:val="0000FF"/>
        </w:rPr>
        <w:br/>
        <w:t xml:space="preserve">President Ramon Magsaysay State University (PRMSU): Mango research, </w:t>
      </w:r>
      <w:del w:id="438" w:author="mark quinn" w:date="2026-03-14T12:21:00Z" w16du:dateUtc="2026-03-14T04:21:00Z">
        <w:r w:rsidRPr="007043F1" w:rsidDel="007043F1">
          <w:rPr>
            <w:color w:val="A6A6A6" w:themeColor="background1" w:themeShade="A6"/>
            <w:rPrChange w:id="439" w:author="mark quinn" w:date="2026-03-14T12:21:00Z" w16du:dateUtc="2026-03-14T04:21:00Z">
              <w:rPr>
                <w:color w:val="0000FF"/>
              </w:rPr>
            </w:rPrChange>
          </w:rPr>
          <w:delText xml:space="preserve">Dwarf </w:delText>
        </w:r>
      </w:del>
      <w:r>
        <w:rPr>
          <w:color w:val="0000FF"/>
        </w:rPr>
        <w:t>Sweet Elena Carabao variety development</w:t>
      </w:r>
      <w:ins w:id="440" w:author="mark quinn" w:date="2026-03-14T12:20:00Z" w16du:dateUtc="2026-03-14T04:20:00Z">
        <w:r w:rsidR="007043F1">
          <w:rPr>
            <w:color w:val="0000FF"/>
          </w:rPr>
          <w:t xml:space="preserve"> </w:t>
        </w:r>
        <w:r w:rsidR="007043F1" w:rsidRPr="007043F1">
          <w:rPr>
            <w:color w:val="A6A6A6" w:themeColor="background1" w:themeShade="A6"/>
            <w:rPrChange w:id="441" w:author="mark quinn" w:date="2026-03-14T12:21:00Z" w16du:dateUtc="2026-03-14T04:21:00Z">
              <w:rPr>
                <w:color w:val="0000FF"/>
              </w:rPr>
            </w:rPrChange>
          </w:rPr>
          <w:t>and dwarfing tech</w:t>
        </w:r>
      </w:ins>
      <w:ins w:id="442" w:author="mark quinn" w:date="2026-03-14T12:21:00Z" w16du:dateUtc="2026-03-14T04:21:00Z">
        <w:r w:rsidR="007043F1" w:rsidRPr="007043F1">
          <w:rPr>
            <w:color w:val="A6A6A6" w:themeColor="background1" w:themeShade="A6"/>
            <w:rPrChange w:id="443" w:author="mark quinn" w:date="2026-03-14T12:21:00Z" w16du:dateUtc="2026-03-14T04:21:00Z">
              <w:rPr>
                <w:color w:val="0000FF"/>
              </w:rPr>
            </w:rPrChange>
          </w:rPr>
          <w:t>niques</w:t>
        </w:r>
      </w:ins>
      <w:r>
        <w:rPr>
          <w:color w:val="0000FF"/>
        </w:rPr>
        <w:t xml:space="preserve">, 40+ years </w:t>
      </w:r>
      <w:r w:rsidR="00A44D34">
        <w:rPr>
          <w:color w:val="0000FF"/>
        </w:rPr>
        <w:t xml:space="preserve">of </w:t>
      </w:r>
      <w:r>
        <w:rPr>
          <w:color w:val="0000FF"/>
        </w:rPr>
        <w:t>expertise.</w:t>
      </w:r>
      <w:r>
        <w:rPr>
          <w:color w:val="0000FF"/>
        </w:rPr>
        <w:br/>
      </w:r>
      <w:r>
        <w:rPr>
          <w:color w:val="0000FF"/>
        </w:rPr>
        <w:br/>
        <w:t xml:space="preserve">Visayas State University (VSU): Aquilaria species research, </w:t>
      </w:r>
      <w:proofErr w:type="spellStart"/>
      <w:r>
        <w:rPr>
          <w:color w:val="0000FF"/>
        </w:rPr>
        <w:t>Rainforestation</w:t>
      </w:r>
      <w:proofErr w:type="spellEnd"/>
      <w:r>
        <w:rPr>
          <w:color w:val="0000FF"/>
        </w:rPr>
        <w:t xml:space="preserve"> technology, Conservation genetics.</w:t>
      </w:r>
      <w:r>
        <w:rPr>
          <w:color w:val="0000FF"/>
        </w:rPr>
        <w:br/>
      </w:r>
      <w:r>
        <w:rPr>
          <w:color w:val="0000FF"/>
        </w:rPr>
        <w:br/>
        <w:t xml:space="preserve">University of the Philippines Los Baños (UPLB): Biotechnology, DNA barcoding for species authentication, </w:t>
      </w:r>
      <w:ins w:id="444" w:author="mark quinn" w:date="2026-03-14T12:21:00Z" w16du:dateUtc="2026-03-14T04:21:00Z">
        <w:r w:rsidR="007043F1" w:rsidRPr="007043F1">
          <w:rPr>
            <w:color w:val="A6A6A6" w:themeColor="background1" w:themeShade="A6"/>
            <w:rPrChange w:id="445" w:author="mark quinn" w:date="2026-03-14T12:22:00Z" w16du:dateUtc="2026-03-14T04:22:00Z">
              <w:rPr>
                <w:color w:val="0000FF"/>
              </w:rPr>
            </w:rPrChange>
          </w:rPr>
          <w:t xml:space="preserve">post harvesting </w:t>
        </w:r>
        <w:proofErr w:type="spellStart"/>
        <w:r w:rsidR="007043F1" w:rsidRPr="007043F1">
          <w:rPr>
            <w:color w:val="A6A6A6" w:themeColor="background1" w:themeShade="A6"/>
            <w:rPrChange w:id="446" w:author="mark quinn" w:date="2026-03-14T12:22:00Z" w16du:dateUtc="2026-03-14T04:22:00Z">
              <w:rPr>
                <w:color w:val="0000FF"/>
              </w:rPr>
            </w:rPrChange>
          </w:rPr>
          <w:t>technolgies</w:t>
        </w:r>
      </w:ins>
      <w:del w:id="447" w:author="mark quinn" w:date="2026-03-14T12:21:00Z" w16du:dateUtc="2026-03-14T04:21:00Z">
        <w:r w:rsidRPr="007043F1" w:rsidDel="007043F1">
          <w:rPr>
            <w:color w:val="A6A6A6" w:themeColor="background1" w:themeShade="A6"/>
            <w:rPrChange w:id="448" w:author="mark quinn" w:date="2026-03-14T12:22:00Z" w16du:dateUtc="2026-03-14T04:22:00Z">
              <w:rPr>
                <w:color w:val="0000FF"/>
              </w:rPr>
            </w:rPrChange>
          </w:rPr>
          <w:delText>MykoPlus biofertiliser trials.</w:delText>
        </w:r>
        <w:r w:rsidR="00A44D34" w:rsidRPr="007043F1" w:rsidDel="007043F1">
          <w:rPr>
            <w:color w:val="A6A6A6" w:themeColor="background1" w:themeShade="A6"/>
            <w:rPrChange w:id="449" w:author="mark quinn" w:date="2026-03-14T12:22:00Z" w16du:dateUtc="2026-03-14T04:22:00Z">
              <w:rPr>
                <w:color w:val="0000FF"/>
              </w:rPr>
            </w:rPrChange>
          </w:rPr>
          <w:delText xml:space="preserve"> </w:delText>
        </w:r>
      </w:del>
      <w:r w:rsidR="00A44D34" w:rsidRPr="00A44D34">
        <w:rPr>
          <w:color w:val="000000" w:themeColor="text1"/>
          <w:highlight w:val="green"/>
        </w:rPr>
        <w:t>MARK</w:t>
      </w:r>
      <w:proofErr w:type="spellEnd"/>
      <w:r w:rsidR="00A44D34" w:rsidRPr="00A44D34">
        <w:rPr>
          <w:color w:val="000000" w:themeColor="text1"/>
          <w:highlight w:val="green"/>
        </w:rPr>
        <w:t xml:space="preserve">: </w:t>
      </w:r>
      <w:r w:rsidR="00A44D34">
        <w:rPr>
          <w:color w:val="000000" w:themeColor="text1"/>
          <w:highlight w:val="green"/>
        </w:rPr>
        <w:t>MIGHT BE OVERKILL. WHAT DO YOU THINK</w:t>
      </w:r>
      <w:r w:rsidR="00A44D34" w:rsidRPr="00A44D34">
        <w:rPr>
          <w:color w:val="000000" w:themeColor="text1"/>
          <w:highlight w:val="green"/>
        </w:rPr>
        <w:t>?</w:t>
      </w:r>
      <w:ins w:id="450" w:author="mark quinn" w:date="2026-03-14T12:21:00Z" w16du:dateUtc="2026-03-14T04:21:00Z">
        <w:r w:rsidR="007043F1">
          <w:rPr>
            <w:color w:val="000000" w:themeColor="text1"/>
          </w:rPr>
          <w:t xml:space="preserve"> Leave it a</w:t>
        </w:r>
      </w:ins>
      <w:ins w:id="451" w:author="mark quinn" w:date="2026-03-14T12:22:00Z" w16du:dateUtc="2026-03-14T04:22:00Z">
        <w:r w:rsidR="007043F1">
          <w:rPr>
            <w:color w:val="000000" w:themeColor="text1"/>
          </w:rPr>
          <w:t xml:space="preserve">s it is. </w:t>
        </w:r>
      </w:ins>
    </w:p>
    <w:p w14:paraId="05BB8681" w14:textId="77777777" w:rsidR="007C7C88" w:rsidRDefault="007D654A">
      <w:r>
        <w:t>______________________________________________________________________</w:t>
      </w:r>
    </w:p>
    <w:p w14:paraId="0623A376" w14:textId="77777777" w:rsidR="007C7C88" w:rsidRDefault="007D654A">
      <w:r>
        <w:rPr>
          <w:b/>
          <w:color w:val="0000FF"/>
        </w:rPr>
        <w:t>Q: How do you monitor and protect my trees? [NEW FAQ]</w:t>
      </w:r>
    </w:p>
    <w:p w14:paraId="204299DF" w14:textId="1EEA6C77" w:rsidR="007C7C88" w:rsidRPr="007043F1" w:rsidRDefault="007D654A">
      <w:pPr>
        <w:rPr>
          <w:color w:val="A6A6A6" w:themeColor="background1" w:themeShade="A6"/>
          <w:rPrChange w:id="452" w:author="mark quinn" w:date="2026-03-14T12:26:00Z" w16du:dateUtc="2026-03-14T04:26:00Z">
            <w:rPr/>
          </w:rPrChange>
        </w:rPr>
      </w:pPr>
      <w:r>
        <w:rPr>
          <w:color w:val="0000FF"/>
        </w:rPr>
        <w:t xml:space="preserve">A: Agroforestry Intelligence platform: </w:t>
      </w:r>
      <w:r w:rsidR="00D31D1A">
        <w:rPr>
          <w:color w:val="0000FF"/>
        </w:rPr>
        <w:t>r</w:t>
      </w:r>
      <w:r>
        <w:rPr>
          <w:color w:val="0000FF"/>
        </w:rPr>
        <w:t xml:space="preserve">eal-time soil tracking (moisture, nutrients, pH), </w:t>
      </w:r>
      <w:r w:rsidR="00D31D1A">
        <w:rPr>
          <w:color w:val="0000FF"/>
        </w:rPr>
        <w:t>c</w:t>
      </w:r>
      <w:r>
        <w:rPr>
          <w:color w:val="0000FF"/>
        </w:rPr>
        <w:t xml:space="preserve">limate and micro-weather analysis, </w:t>
      </w:r>
      <w:r w:rsidR="00D31D1A">
        <w:rPr>
          <w:color w:val="0000FF"/>
        </w:rPr>
        <w:t>e</w:t>
      </w:r>
      <w:r>
        <w:rPr>
          <w:color w:val="0000FF"/>
        </w:rPr>
        <w:t xml:space="preserve">arly pest/disease detection via AI, </w:t>
      </w:r>
      <w:r w:rsidR="00D31D1A">
        <w:rPr>
          <w:color w:val="0000FF"/>
        </w:rPr>
        <w:t>g</w:t>
      </w:r>
      <w:r>
        <w:rPr>
          <w:color w:val="0000FF"/>
        </w:rPr>
        <w:t xml:space="preserve">rowth tracking and yield </w:t>
      </w:r>
      <w:r>
        <w:rPr>
          <w:color w:val="0000FF"/>
        </w:rPr>
        <w:lastRenderedPageBreak/>
        <w:t xml:space="preserve">forecasting, </w:t>
      </w:r>
      <w:r w:rsidR="00D31D1A">
        <w:rPr>
          <w:color w:val="0000FF"/>
        </w:rPr>
        <w:t>h</w:t>
      </w:r>
      <w:r>
        <w:rPr>
          <w:color w:val="0000FF"/>
        </w:rPr>
        <w:t>arvest timing optimisation.</w:t>
      </w:r>
      <w:r>
        <w:rPr>
          <w:color w:val="0000FF"/>
        </w:rPr>
        <w:br/>
      </w:r>
      <w:r>
        <w:rPr>
          <w:color w:val="0000FF"/>
        </w:rPr>
        <w:br/>
        <w:t xml:space="preserve">Drone-Supported Operations: </w:t>
      </w:r>
      <w:r w:rsidR="00D31D1A">
        <w:rPr>
          <w:color w:val="0000FF"/>
        </w:rPr>
        <w:t>a</w:t>
      </w:r>
      <w:r>
        <w:rPr>
          <w:color w:val="0000FF"/>
        </w:rPr>
        <w:t xml:space="preserve">erial surveillance for crop health, </w:t>
      </w:r>
      <w:r w:rsidR="00D31D1A">
        <w:rPr>
          <w:color w:val="0000FF"/>
        </w:rPr>
        <w:t>t</w:t>
      </w:r>
      <w:r>
        <w:rPr>
          <w:color w:val="0000FF"/>
        </w:rPr>
        <w:t>argeted input application</w:t>
      </w:r>
      <w:ins w:id="453" w:author="mark quinn" w:date="2026-03-14T12:22:00Z" w16du:dateUtc="2026-03-14T04:22:00Z">
        <w:r w:rsidR="007043F1">
          <w:rPr>
            <w:color w:val="0000FF"/>
          </w:rPr>
          <w:t xml:space="preserve"> of foliar fertilization, </w:t>
        </w:r>
      </w:ins>
      <w:ins w:id="454" w:author="mark quinn" w:date="2026-03-14T12:26:00Z" w16du:dateUtc="2026-03-14T04:26:00Z">
        <w:r w:rsidR="007043F1">
          <w:rPr>
            <w:color w:val="0000FF"/>
          </w:rPr>
          <w:t>p</w:t>
        </w:r>
      </w:ins>
      <w:ins w:id="455" w:author="mark quinn" w:date="2026-03-14T12:22:00Z" w16du:dateUtc="2026-03-14T04:22:00Z">
        <w:r w:rsidR="007043F1">
          <w:rPr>
            <w:color w:val="0000FF"/>
          </w:rPr>
          <w:t xml:space="preserve">esticides and </w:t>
        </w:r>
      </w:ins>
      <w:ins w:id="456" w:author="mark quinn" w:date="2026-03-14T12:26:00Z" w16du:dateUtc="2026-03-14T04:26:00Z">
        <w:r w:rsidR="007043F1">
          <w:rPr>
            <w:color w:val="0000FF"/>
          </w:rPr>
          <w:t>f</w:t>
        </w:r>
      </w:ins>
      <w:ins w:id="457" w:author="mark quinn" w:date="2026-03-14T12:23:00Z" w16du:dateUtc="2026-03-14T04:23:00Z">
        <w:r w:rsidR="007043F1">
          <w:rPr>
            <w:color w:val="0000FF"/>
          </w:rPr>
          <w:t>ungicide</w:t>
        </w:r>
      </w:ins>
      <w:r>
        <w:rPr>
          <w:color w:val="0000FF"/>
        </w:rPr>
        <w:t xml:space="preserve">, </w:t>
      </w:r>
      <w:r w:rsidR="00D31D1A">
        <w:rPr>
          <w:color w:val="0000FF"/>
        </w:rPr>
        <w:t>y</w:t>
      </w:r>
      <w:r>
        <w:rPr>
          <w:color w:val="0000FF"/>
        </w:rPr>
        <w:t xml:space="preserve">ield estimation, </w:t>
      </w:r>
      <w:r w:rsidR="00D31D1A">
        <w:rPr>
          <w:color w:val="0000FF"/>
        </w:rPr>
        <w:t>r</w:t>
      </w:r>
      <w:r>
        <w:rPr>
          <w:color w:val="0000FF"/>
        </w:rPr>
        <w:t>egular photographic documentation.</w:t>
      </w:r>
      <w:r>
        <w:rPr>
          <w:color w:val="0000FF"/>
        </w:rPr>
        <w:br/>
      </w:r>
      <w:r>
        <w:rPr>
          <w:color w:val="0000FF"/>
        </w:rPr>
        <w:br/>
        <w:t xml:space="preserve">GPS Verification: </w:t>
      </w:r>
      <w:r w:rsidR="00D31D1A">
        <w:rPr>
          <w:color w:val="0000FF"/>
        </w:rPr>
        <w:t>e</w:t>
      </w:r>
      <w:r>
        <w:rPr>
          <w:color w:val="0000FF"/>
        </w:rPr>
        <w:t>very tree individually documented with</w:t>
      </w:r>
      <w:ins w:id="458" w:author="mark quinn" w:date="2026-03-14T12:24:00Z" w16du:dateUtc="2026-03-14T04:24:00Z">
        <w:r w:rsidR="007043F1">
          <w:rPr>
            <w:color w:val="0000FF"/>
          </w:rPr>
          <w:t xml:space="preserve"> </w:t>
        </w:r>
        <w:r w:rsidR="007043F1" w:rsidRPr="007043F1">
          <w:rPr>
            <w:color w:val="A6A6A6" w:themeColor="background1" w:themeShade="A6"/>
            <w:rPrChange w:id="459" w:author="mark quinn" w:date="2026-03-14T12:24:00Z" w16du:dateUtc="2026-03-14T04:24:00Z">
              <w:rPr>
                <w:color w:val="0000FF"/>
              </w:rPr>
            </w:rPrChange>
          </w:rPr>
          <w:t>satellite</w:t>
        </w:r>
      </w:ins>
      <w:r w:rsidRPr="007043F1">
        <w:rPr>
          <w:color w:val="A6A6A6" w:themeColor="background1" w:themeShade="A6"/>
          <w:rPrChange w:id="460" w:author="mark quinn" w:date="2026-03-14T12:24:00Z" w16du:dateUtc="2026-03-14T04:24:00Z">
            <w:rPr>
              <w:color w:val="0000FF"/>
            </w:rPr>
          </w:rPrChange>
        </w:rPr>
        <w:t xml:space="preserve"> </w:t>
      </w:r>
      <w:ins w:id="461" w:author="mark quinn" w:date="2026-03-14T12:23:00Z" w16du:dateUtc="2026-03-14T04:23:00Z">
        <w:r w:rsidR="007043F1" w:rsidRPr="007043F1">
          <w:rPr>
            <w:color w:val="A6A6A6" w:themeColor="background1" w:themeShade="A6"/>
            <w:rPrChange w:id="462" w:author="mark quinn" w:date="2026-03-14T12:23:00Z" w16du:dateUtc="2026-03-14T04:23:00Z">
              <w:rPr>
                <w:color w:val="0000FF"/>
              </w:rPr>
            </w:rPrChange>
          </w:rPr>
          <w:t xml:space="preserve">geotagged and time dated </w:t>
        </w:r>
      </w:ins>
      <w:r>
        <w:rPr>
          <w:color w:val="0000FF"/>
        </w:rPr>
        <w:t xml:space="preserve">coordinates, </w:t>
      </w:r>
      <w:del w:id="463" w:author="mark quinn" w:date="2026-03-14T12:23:00Z" w16du:dateUtc="2026-03-14T04:23:00Z">
        <w:r w:rsidR="00D31D1A" w:rsidDel="007043F1">
          <w:rPr>
            <w:color w:val="0000FF"/>
          </w:rPr>
          <w:delText>s</w:delText>
        </w:r>
        <w:r w:rsidDel="007043F1">
          <w:rPr>
            <w:color w:val="0000FF"/>
          </w:rPr>
          <w:delText>atellite geotagging</w:delText>
        </w:r>
      </w:del>
      <w:r>
        <w:rPr>
          <w:color w:val="0000FF"/>
        </w:rPr>
        <w:t xml:space="preserve">, </w:t>
      </w:r>
      <w:r w:rsidR="00D31D1A">
        <w:rPr>
          <w:color w:val="0000FF"/>
        </w:rPr>
        <w:t>d</w:t>
      </w:r>
      <w:r>
        <w:rPr>
          <w:color w:val="0000FF"/>
        </w:rPr>
        <w:t xml:space="preserve">igital ownership certificates, </w:t>
      </w:r>
      <w:r w:rsidR="00D31D1A">
        <w:rPr>
          <w:color w:val="0000FF"/>
        </w:rPr>
        <w:t>c</w:t>
      </w:r>
      <w:r>
        <w:rPr>
          <w:color w:val="0000FF"/>
        </w:rPr>
        <w:t>lient portal access.</w:t>
      </w:r>
      <w:r>
        <w:rPr>
          <w:color w:val="0000FF"/>
        </w:rPr>
        <w:br/>
      </w:r>
      <w:r>
        <w:rPr>
          <w:color w:val="0000FF"/>
        </w:rPr>
        <w:br/>
        <w:t xml:space="preserve">Physical Security: 24-hour on-site </w:t>
      </w:r>
      <w:ins w:id="464" w:author="mark quinn" w:date="2026-03-14T12:25:00Z" w16du:dateUtc="2026-03-14T04:25:00Z">
        <w:r w:rsidR="007043F1" w:rsidRPr="007043F1">
          <w:rPr>
            <w:color w:val="A6A6A6" w:themeColor="background1" w:themeShade="A6"/>
            <w:rPrChange w:id="465" w:author="mark quinn" w:date="2026-03-14T12:25:00Z" w16du:dateUtc="2026-03-14T04:25:00Z">
              <w:rPr>
                <w:color w:val="0000FF"/>
              </w:rPr>
            </w:rPrChange>
          </w:rPr>
          <w:t>professional</w:t>
        </w:r>
        <w:r w:rsidR="007043F1">
          <w:rPr>
            <w:color w:val="0000FF"/>
          </w:rPr>
          <w:t xml:space="preserve"> </w:t>
        </w:r>
      </w:ins>
      <w:ins w:id="466" w:author="mark quinn" w:date="2026-03-14T12:24:00Z" w16du:dateUtc="2026-03-14T04:24:00Z">
        <w:r w:rsidR="007043F1" w:rsidRPr="007043F1">
          <w:rPr>
            <w:color w:val="A6A6A6" w:themeColor="background1" w:themeShade="A6"/>
            <w:rPrChange w:id="467" w:author="mark quinn" w:date="2026-03-14T12:24:00Z" w16du:dateUtc="2026-03-14T04:24:00Z">
              <w:rPr>
                <w:color w:val="0000FF"/>
              </w:rPr>
            </w:rPrChange>
          </w:rPr>
          <w:t>security</w:t>
        </w:r>
        <w:r w:rsidR="007043F1">
          <w:rPr>
            <w:color w:val="0000FF"/>
          </w:rPr>
          <w:t xml:space="preserve"> </w:t>
        </w:r>
      </w:ins>
      <w:r>
        <w:rPr>
          <w:color w:val="0000FF"/>
        </w:rPr>
        <w:t xml:space="preserve">personnel, </w:t>
      </w:r>
      <w:r w:rsidR="00D31D1A">
        <w:rPr>
          <w:color w:val="0000FF"/>
        </w:rPr>
        <w:t>f</w:t>
      </w:r>
      <w:r>
        <w:rPr>
          <w:color w:val="0000FF"/>
        </w:rPr>
        <w:t>encing</w:t>
      </w:r>
      <w:ins w:id="468" w:author="mark quinn" w:date="2026-03-14T12:24:00Z" w16du:dateUtc="2026-03-14T04:24:00Z">
        <w:r w:rsidR="007043F1">
          <w:rPr>
            <w:color w:val="0000FF"/>
          </w:rPr>
          <w:t xml:space="preserve">, </w:t>
        </w:r>
        <w:r w:rsidR="007043F1" w:rsidRPr="007043F1">
          <w:rPr>
            <w:color w:val="A6A6A6" w:themeColor="background1" w:themeShade="A6"/>
            <w:rPrChange w:id="469" w:author="mark quinn" w:date="2026-03-14T12:25:00Z" w16du:dateUtc="2026-03-14T04:25:00Z">
              <w:rPr>
                <w:color w:val="0000FF"/>
              </w:rPr>
            </w:rPrChange>
          </w:rPr>
          <w:t xml:space="preserve">watch towers, </w:t>
        </w:r>
        <w:proofErr w:type="spellStart"/>
        <w:r w:rsidR="007043F1" w:rsidRPr="007043F1">
          <w:rPr>
            <w:color w:val="A6A6A6" w:themeColor="background1" w:themeShade="A6"/>
            <w:rPrChange w:id="470" w:author="mark quinn" w:date="2026-03-14T12:25:00Z" w16du:dateUtc="2026-03-14T04:25:00Z">
              <w:rPr>
                <w:color w:val="0000FF"/>
              </w:rPr>
            </w:rPrChange>
          </w:rPr>
          <w:t>se</w:t>
        </w:r>
      </w:ins>
      <w:ins w:id="471" w:author="mark quinn" w:date="2026-03-14T12:25:00Z" w16du:dateUtc="2026-03-14T04:25:00Z">
        <w:r w:rsidR="007043F1" w:rsidRPr="007043F1">
          <w:rPr>
            <w:color w:val="A6A6A6" w:themeColor="background1" w:themeShade="A6"/>
            <w:rPrChange w:id="472" w:author="mark quinn" w:date="2026-03-14T12:25:00Z" w16du:dateUtc="2026-03-14T04:25:00Z">
              <w:rPr>
                <w:color w:val="0000FF"/>
              </w:rPr>
            </w:rPrChange>
          </w:rPr>
          <w:t>arc</w:t>
        </w:r>
      </w:ins>
      <w:ins w:id="473" w:author="mark quinn" w:date="2026-03-14T12:24:00Z" w16du:dateUtc="2026-03-14T04:24:00Z">
        <w:r w:rsidR="007043F1" w:rsidRPr="007043F1">
          <w:rPr>
            <w:color w:val="A6A6A6" w:themeColor="background1" w:themeShade="A6"/>
            <w:rPrChange w:id="474" w:author="mark quinn" w:date="2026-03-14T12:25:00Z" w16du:dateUtc="2026-03-14T04:25:00Z">
              <w:rPr>
                <w:color w:val="0000FF"/>
              </w:rPr>
            </w:rPrChange>
          </w:rPr>
          <w:t>hlights</w:t>
        </w:r>
      </w:ins>
      <w:del w:id="475" w:author="mark quinn" w:date="2026-03-14T12:24:00Z" w16du:dateUtc="2026-03-14T04:24:00Z">
        <w:r w:rsidDel="007043F1">
          <w:rPr>
            <w:color w:val="0000FF"/>
          </w:rPr>
          <w:delText xml:space="preserve"> </w:delText>
        </w:r>
      </w:del>
      <w:r>
        <w:rPr>
          <w:color w:val="0000FF"/>
        </w:rPr>
        <w:t>and</w:t>
      </w:r>
      <w:proofErr w:type="spellEnd"/>
      <w:r>
        <w:rPr>
          <w:color w:val="0000FF"/>
        </w:rPr>
        <w:t xml:space="preserve"> controlled access, </w:t>
      </w:r>
      <w:del w:id="476" w:author="mark quinn" w:date="2026-03-14T12:25:00Z" w16du:dateUtc="2026-03-14T04:25:00Z">
        <w:r w:rsidR="00D31D1A" w:rsidRPr="007043F1" w:rsidDel="007043F1">
          <w:rPr>
            <w:color w:val="A6A6A6" w:themeColor="background1" w:themeShade="A6"/>
            <w:rPrChange w:id="477" w:author="mark quinn" w:date="2026-03-14T12:25:00Z" w16du:dateUtc="2026-03-14T04:25:00Z">
              <w:rPr>
                <w:color w:val="0000FF"/>
              </w:rPr>
            </w:rPrChange>
          </w:rPr>
          <w:delText>q</w:delText>
        </w:r>
        <w:r w:rsidRPr="007043F1" w:rsidDel="007043F1">
          <w:rPr>
            <w:color w:val="A6A6A6" w:themeColor="background1" w:themeShade="A6"/>
            <w:rPrChange w:id="478" w:author="mark quinn" w:date="2026-03-14T12:25:00Z" w16du:dateUtc="2026-03-14T04:25:00Z">
              <w:rPr>
                <w:color w:val="0000FF"/>
              </w:rPr>
            </w:rPrChange>
          </w:rPr>
          <w:delText>uarterly inspections</w:delText>
        </w:r>
      </w:del>
      <w:r>
        <w:rPr>
          <w:color w:val="0000FF"/>
        </w:rPr>
        <w:t>, CCTV at key sites.</w:t>
      </w:r>
      <w:r>
        <w:rPr>
          <w:color w:val="0000FF"/>
        </w:rPr>
        <w:br/>
      </w:r>
      <w:r>
        <w:rPr>
          <w:color w:val="0000FF"/>
        </w:rPr>
        <w:br/>
        <w:t xml:space="preserve">Reporting: </w:t>
      </w:r>
      <w:r w:rsidR="00D31D1A">
        <w:rPr>
          <w:color w:val="0000FF"/>
        </w:rPr>
        <w:t>a</w:t>
      </w:r>
      <w:r>
        <w:rPr>
          <w:color w:val="0000FF"/>
        </w:rPr>
        <w:t xml:space="preserve">nnual independent audits, </w:t>
      </w:r>
      <w:r w:rsidR="00D31D1A">
        <w:rPr>
          <w:color w:val="0000FF"/>
        </w:rPr>
        <w:t>c</w:t>
      </w:r>
      <w:r>
        <w:rPr>
          <w:color w:val="0000FF"/>
        </w:rPr>
        <w:t xml:space="preserve">ertified harvest declarations, </w:t>
      </w:r>
      <w:r w:rsidR="00D31D1A">
        <w:rPr>
          <w:color w:val="0000FF"/>
        </w:rPr>
        <w:t>g</w:t>
      </w:r>
      <w:r>
        <w:rPr>
          <w:color w:val="0000FF"/>
        </w:rPr>
        <w:t>rowth/yield updates.</w:t>
      </w:r>
      <w:r w:rsidR="00D31D1A">
        <w:rPr>
          <w:color w:val="0000FF"/>
        </w:rPr>
        <w:t xml:space="preserve"> </w:t>
      </w:r>
      <w:r w:rsidR="00D31D1A" w:rsidRPr="00A44D34">
        <w:rPr>
          <w:color w:val="000000" w:themeColor="text1"/>
          <w:highlight w:val="green"/>
        </w:rPr>
        <w:t xml:space="preserve">MARK: </w:t>
      </w:r>
      <w:r w:rsidR="00D31D1A">
        <w:rPr>
          <w:color w:val="000000" w:themeColor="text1"/>
          <w:highlight w:val="green"/>
        </w:rPr>
        <w:t>WHAT DO YOU THINK</w:t>
      </w:r>
      <w:r w:rsidR="00D31D1A" w:rsidRPr="00A44D34">
        <w:rPr>
          <w:color w:val="000000" w:themeColor="text1"/>
          <w:highlight w:val="green"/>
        </w:rPr>
        <w:t>?</w:t>
      </w:r>
      <w:ins w:id="479" w:author="mark quinn" w:date="2026-03-14T12:25:00Z" w16du:dateUtc="2026-03-14T04:25:00Z">
        <w:r w:rsidR="007043F1">
          <w:rPr>
            <w:color w:val="000000" w:themeColor="text1"/>
          </w:rPr>
          <w:t xml:space="preserve"> </w:t>
        </w:r>
        <w:r w:rsidR="007043F1" w:rsidRPr="007043F1">
          <w:rPr>
            <w:color w:val="A6A6A6" w:themeColor="background1" w:themeShade="A6"/>
            <w:rPrChange w:id="480" w:author="mark quinn" w:date="2026-03-14T12:26:00Z" w16du:dateUtc="2026-03-14T04:26:00Z">
              <w:rPr>
                <w:color w:val="000000" w:themeColor="text1"/>
              </w:rPr>
            </w:rPrChange>
          </w:rPr>
          <w:t xml:space="preserve">Super!! </w:t>
        </w:r>
      </w:ins>
    </w:p>
    <w:p w14:paraId="79E9D033" w14:textId="77777777" w:rsidR="007C7C88" w:rsidRDefault="007D654A">
      <w:r>
        <w:t>______________________________________________________________________</w:t>
      </w:r>
    </w:p>
    <w:p w14:paraId="19E52BBE" w14:textId="77777777" w:rsidR="007C7C88" w:rsidRDefault="007D654A">
      <w:r>
        <w:rPr>
          <w:b/>
          <w:color w:val="0000FF"/>
        </w:rPr>
        <w:t>Q: How do I exit my investment? [NEW FAQ]</w:t>
      </w:r>
    </w:p>
    <w:p w14:paraId="07CBCB34" w14:textId="155FB9D5" w:rsidR="007C7C88" w:rsidRPr="007043F1" w:rsidRDefault="007D654A">
      <w:pPr>
        <w:rPr>
          <w:color w:val="A6A6A6" w:themeColor="background1" w:themeShade="A6"/>
          <w:rPrChange w:id="481" w:author="mark quinn" w:date="2026-03-14T12:27:00Z" w16du:dateUtc="2026-03-14T04:27:00Z">
            <w:rPr/>
          </w:rPrChange>
        </w:rPr>
      </w:pPr>
      <w:r>
        <w:rPr>
          <w:color w:val="0000FF"/>
        </w:rPr>
        <w:t>A: Natural Exit (</w:t>
      </w:r>
      <w:r w:rsidR="00D31D1A">
        <w:rPr>
          <w:color w:val="0000FF"/>
        </w:rPr>
        <w:t>h</w:t>
      </w:r>
      <w:r>
        <w:rPr>
          <w:color w:val="0000FF"/>
        </w:rPr>
        <w:t xml:space="preserve">old to </w:t>
      </w:r>
      <w:r w:rsidR="00D31D1A">
        <w:rPr>
          <w:color w:val="0000FF"/>
        </w:rPr>
        <w:t>h</w:t>
      </w:r>
      <w:r>
        <w:rPr>
          <w:color w:val="0000FF"/>
        </w:rPr>
        <w:t xml:space="preserve">arvest): </w:t>
      </w:r>
      <w:r w:rsidR="00D31D1A">
        <w:rPr>
          <w:color w:val="0000FF"/>
        </w:rPr>
        <w:t>a</w:t>
      </w:r>
      <w:r>
        <w:rPr>
          <w:color w:val="0000FF"/>
        </w:rPr>
        <w:t xml:space="preserve">garwood proceeds years 9-10 (50% each year), </w:t>
      </w:r>
      <w:r w:rsidR="00D31D1A">
        <w:rPr>
          <w:color w:val="0000FF"/>
        </w:rPr>
        <w:t>m</w:t>
      </w:r>
      <w:r>
        <w:rPr>
          <w:color w:val="0000FF"/>
        </w:rPr>
        <w:t>ango annual proceeds years 5-25.</w:t>
      </w:r>
      <w:r>
        <w:rPr>
          <w:color w:val="0000FF"/>
        </w:rPr>
        <w:br/>
      </w:r>
      <w:r>
        <w:rPr>
          <w:color w:val="0000FF"/>
        </w:rPr>
        <w:br/>
        <w:t xml:space="preserve">Early Exit Options: </w:t>
      </w:r>
      <w:r w:rsidR="00D31D1A">
        <w:rPr>
          <w:color w:val="0000FF"/>
        </w:rPr>
        <w:t>t</w:t>
      </w:r>
      <w:r>
        <w:rPr>
          <w:color w:val="0000FF"/>
        </w:rPr>
        <w:t xml:space="preserve">ransfer/Sale (trees are private property, can sell anytime, no GF fees, new owner assumes contract), </w:t>
      </w:r>
      <w:r w:rsidR="00D31D1A">
        <w:rPr>
          <w:color w:val="0000FF"/>
        </w:rPr>
        <w:t>i</w:t>
      </w:r>
      <w:r>
        <w:rPr>
          <w:color w:val="0000FF"/>
        </w:rPr>
        <w:t xml:space="preserve">nheritance (trees form part of estate), </w:t>
      </w:r>
      <w:r w:rsidR="00D31D1A">
        <w:rPr>
          <w:color w:val="0000FF"/>
        </w:rPr>
        <w:t>t</w:t>
      </w:r>
      <w:r>
        <w:rPr>
          <w:color w:val="0000FF"/>
        </w:rPr>
        <w:t>hird-</w:t>
      </w:r>
      <w:r w:rsidR="00D31D1A">
        <w:rPr>
          <w:color w:val="0000FF"/>
        </w:rPr>
        <w:t>p</w:t>
      </w:r>
      <w:r>
        <w:rPr>
          <w:color w:val="0000FF"/>
        </w:rPr>
        <w:t xml:space="preserve">arty </w:t>
      </w:r>
      <w:r w:rsidR="00D31D1A">
        <w:rPr>
          <w:color w:val="0000FF"/>
        </w:rPr>
        <w:t>s</w:t>
      </w:r>
      <w:r>
        <w:rPr>
          <w:color w:val="0000FF"/>
        </w:rPr>
        <w:t xml:space="preserve">ale (informal marketplace, </w:t>
      </w:r>
      <w:r w:rsidR="00D31D1A">
        <w:rPr>
          <w:color w:val="0000FF"/>
        </w:rPr>
        <w:t>Golden Forests</w:t>
      </w:r>
      <w:r>
        <w:rPr>
          <w:color w:val="0000FF"/>
        </w:rPr>
        <w:t xml:space="preserve"> can assist connecting buyers/sellers).</w:t>
      </w:r>
      <w:r>
        <w:rPr>
          <w:color w:val="0000FF"/>
        </w:rPr>
        <w:br/>
      </w:r>
      <w:r>
        <w:rPr>
          <w:color w:val="0000FF"/>
        </w:rPr>
        <w:br/>
        <w:t xml:space="preserve">Liquidity Considerations: </w:t>
      </w:r>
      <w:r w:rsidR="00D31D1A">
        <w:rPr>
          <w:color w:val="0000FF"/>
        </w:rPr>
        <w:t>l</w:t>
      </w:r>
      <w:r>
        <w:rPr>
          <w:color w:val="0000FF"/>
        </w:rPr>
        <w:t xml:space="preserve">ong-term illiquid investment, </w:t>
      </w:r>
      <w:r w:rsidR="00D31D1A">
        <w:rPr>
          <w:color w:val="0000FF"/>
        </w:rPr>
        <w:t>n</w:t>
      </w:r>
      <w:r>
        <w:rPr>
          <w:color w:val="0000FF"/>
        </w:rPr>
        <w:t xml:space="preserve">o established secondary market, </w:t>
      </w:r>
      <w:r w:rsidR="00D31D1A">
        <w:rPr>
          <w:color w:val="0000FF"/>
        </w:rPr>
        <w:t>b</w:t>
      </w:r>
      <w:r>
        <w:rPr>
          <w:color w:val="0000FF"/>
        </w:rPr>
        <w:t xml:space="preserve">est for 10-25 year horizon, </w:t>
      </w:r>
      <w:r w:rsidR="00D31D1A">
        <w:rPr>
          <w:color w:val="0000FF"/>
        </w:rPr>
        <w:t>n</w:t>
      </w:r>
      <w:r>
        <w:rPr>
          <w:color w:val="0000FF"/>
        </w:rPr>
        <w:t xml:space="preserve">ot suitable for short-term capital </w:t>
      </w:r>
      <w:r>
        <w:rPr>
          <w:color w:val="0000FF"/>
        </w:rPr>
        <w:t>needs.</w:t>
      </w:r>
      <w:r>
        <w:rPr>
          <w:color w:val="0000FF"/>
        </w:rPr>
        <w:br/>
      </w:r>
      <w:r>
        <w:rPr>
          <w:color w:val="0000FF"/>
        </w:rPr>
        <w:br/>
        <w:t xml:space="preserve">Recommendation: </w:t>
      </w:r>
      <w:r w:rsidR="00D31D1A">
        <w:rPr>
          <w:color w:val="0000FF"/>
        </w:rPr>
        <w:t>t</w:t>
      </w:r>
      <w:r>
        <w:rPr>
          <w:color w:val="0000FF"/>
        </w:rPr>
        <w:t>reat as alternative assets allocation (like real estate/private equity).</w:t>
      </w:r>
      <w:r w:rsidR="00D31D1A">
        <w:rPr>
          <w:color w:val="0000FF"/>
        </w:rPr>
        <w:t xml:space="preserve"> </w:t>
      </w:r>
      <w:r w:rsidR="00D31D1A" w:rsidRPr="00A44D34">
        <w:rPr>
          <w:color w:val="000000" w:themeColor="text1"/>
          <w:highlight w:val="green"/>
        </w:rPr>
        <w:t xml:space="preserve">MARK: </w:t>
      </w:r>
      <w:r w:rsidR="00D31D1A">
        <w:rPr>
          <w:color w:val="000000" w:themeColor="text1"/>
          <w:highlight w:val="green"/>
        </w:rPr>
        <w:t xml:space="preserve">WHAT DO YOU </w:t>
      </w:r>
      <w:proofErr w:type="spellStart"/>
      <w:proofErr w:type="gramStart"/>
      <w:r w:rsidR="00D31D1A">
        <w:rPr>
          <w:color w:val="000000" w:themeColor="text1"/>
          <w:highlight w:val="green"/>
        </w:rPr>
        <w:t>THINK</w:t>
      </w:r>
      <w:r w:rsidR="00D31D1A" w:rsidRPr="00A44D34">
        <w:rPr>
          <w:color w:val="000000" w:themeColor="text1"/>
          <w:highlight w:val="green"/>
        </w:rPr>
        <w:t>?</w:t>
      </w:r>
      <w:ins w:id="482" w:author="mark quinn" w:date="2026-03-14T12:27:00Z" w16du:dateUtc="2026-03-14T04:27:00Z">
        <w:r w:rsidR="007043F1" w:rsidRPr="007043F1">
          <w:rPr>
            <w:color w:val="A6A6A6" w:themeColor="background1" w:themeShade="A6"/>
            <w:rPrChange w:id="483" w:author="mark quinn" w:date="2026-03-14T12:27:00Z" w16du:dateUtc="2026-03-14T04:27:00Z">
              <w:rPr>
                <w:color w:val="000000" w:themeColor="text1"/>
              </w:rPr>
            </w:rPrChange>
          </w:rPr>
          <w:t>Outstanding</w:t>
        </w:r>
        <w:proofErr w:type="spellEnd"/>
        <w:proofErr w:type="gramEnd"/>
        <w:r w:rsidR="007043F1" w:rsidRPr="007043F1">
          <w:rPr>
            <w:color w:val="A6A6A6" w:themeColor="background1" w:themeShade="A6"/>
            <w:rPrChange w:id="484" w:author="mark quinn" w:date="2026-03-14T12:27:00Z" w16du:dateUtc="2026-03-14T04:27:00Z">
              <w:rPr>
                <w:color w:val="000000" w:themeColor="text1"/>
              </w:rPr>
            </w:rPrChange>
          </w:rPr>
          <w:t xml:space="preserve">!! </w:t>
        </w:r>
      </w:ins>
    </w:p>
    <w:p w14:paraId="057B2CD1" w14:textId="77777777" w:rsidR="007C7C88" w:rsidRDefault="007D654A">
      <w:r>
        <w:t>______________________________________________________________________</w:t>
      </w:r>
    </w:p>
    <w:p w14:paraId="6172F44A" w14:textId="77777777" w:rsidR="007C7C88" w:rsidRDefault="007D654A">
      <w:r>
        <w:rPr>
          <w:b/>
          <w:color w:val="0000FF"/>
        </w:rPr>
        <w:t>Q: How do plantation returns compare to other investments? [NEW FAQ]</w:t>
      </w:r>
    </w:p>
    <w:p w14:paraId="6DE04EE0" w14:textId="4821F7B9" w:rsidR="007C7C88" w:rsidRDefault="007D654A" w:rsidP="00107D21">
      <w:r>
        <w:rPr>
          <w:color w:val="0000FF"/>
        </w:rPr>
        <w:t xml:space="preserve">A: vs </w:t>
      </w:r>
      <w:r w:rsidR="00BD38F1">
        <w:rPr>
          <w:color w:val="0000FF"/>
        </w:rPr>
        <w:t>bank</w:t>
      </w:r>
      <w:r>
        <w:rPr>
          <w:color w:val="0000FF"/>
        </w:rPr>
        <w:t xml:space="preserve"> </w:t>
      </w:r>
      <w:r w:rsidR="00107D21">
        <w:rPr>
          <w:color w:val="0000FF"/>
        </w:rPr>
        <w:t>d</w:t>
      </w:r>
      <w:r>
        <w:rPr>
          <w:color w:val="0000FF"/>
        </w:rPr>
        <w:t xml:space="preserve">eposits (1-2%): </w:t>
      </w:r>
      <w:r w:rsidR="00107D21">
        <w:rPr>
          <w:color w:val="0000FF"/>
        </w:rPr>
        <w:t>h</w:t>
      </w:r>
      <w:r>
        <w:rPr>
          <w:color w:val="0000FF"/>
        </w:rPr>
        <w:t>igher returns</w:t>
      </w:r>
      <w:ins w:id="485" w:author="mark quinn" w:date="2026-03-14T12:31:00Z" w16du:dateUtc="2026-03-14T04:31:00Z">
        <w:r w:rsidR="00653BCD">
          <w:rPr>
            <w:color w:val="0000FF"/>
          </w:rPr>
          <w:t xml:space="preserve">: </w:t>
        </w:r>
        <w:r w:rsidR="00653BCD" w:rsidRPr="00653BCD">
          <w:rPr>
            <w:color w:val="A6A6A6" w:themeColor="background1" w:themeShade="A6"/>
            <w:rPrChange w:id="486" w:author="mark quinn" w:date="2026-03-14T12:32:00Z" w16du:dateUtc="2026-03-14T04:32:00Z">
              <w:rPr>
                <w:color w:val="0000FF"/>
              </w:rPr>
            </w:rPrChange>
          </w:rPr>
          <w:t>agarwood</w:t>
        </w:r>
      </w:ins>
      <w:r>
        <w:rPr>
          <w:color w:val="0000FF"/>
        </w:rPr>
        <w:t xml:space="preserve"> (18.5</w:t>
      </w:r>
      <w:r w:rsidRPr="00653BCD">
        <w:rPr>
          <w:color w:val="A6A6A6" w:themeColor="background1" w:themeShade="A6"/>
          <w:rPrChange w:id="487" w:author="mark quinn" w:date="2026-03-14T12:32:00Z" w16du:dateUtc="2026-03-14T04:32:00Z">
            <w:rPr>
              <w:color w:val="0000FF"/>
            </w:rPr>
          </w:rPrChange>
        </w:rPr>
        <w:t>%</w:t>
      </w:r>
      <w:ins w:id="488" w:author="mark quinn" w:date="2026-03-14T12:31:00Z" w16du:dateUtc="2026-03-14T04:31:00Z">
        <w:r w:rsidR="00653BCD" w:rsidRPr="00653BCD">
          <w:rPr>
            <w:color w:val="A6A6A6" w:themeColor="background1" w:themeShade="A6"/>
            <w:rPrChange w:id="489" w:author="mark quinn" w:date="2026-03-14T12:32:00Z" w16du:dateUtc="2026-03-14T04:32:00Z">
              <w:rPr>
                <w:color w:val="0000FF"/>
              </w:rPr>
            </w:rPrChange>
          </w:rPr>
          <w:t>) mango years 1-15 (14%+) and years 16-25</w:t>
        </w:r>
      </w:ins>
      <w:ins w:id="490" w:author="mark quinn" w:date="2026-03-14T12:32:00Z" w16du:dateUtc="2026-03-14T04:32:00Z">
        <w:r w:rsidR="00653BCD" w:rsidRPr="00653BCD">
          <w:rPr>
            <w:color w:val="A6A6A6" w:themeColor="background1" w:themeShade="A6"/>
            <w:rPrChange w:id="491" w:author="mark quinn" w:date="2026-03-14T12:32:00Z" w16du:dateUtc="2026-03-14T04:32:00Z">
              <w:rPr>
                <w:color w:val="0000FF"/>
              </w:rPr>
            </w:rPrChange>
          </w:rPr>
          <w:t xml:space="preserve"> (23%+)</w:t>
        </w:r>
      </w:ins>
      <w:del w:id="492" w:author="mark quinn" w:date="2026-03-14T12:32:00Z" w16du:dateUtc="2026-03-14T04:32:00Z">
        <w:r w:rsidRPr="00653BCD" w:rsidDel="00653BCD">
          <w:rPr>
            <w:color w:val="A6A6A6" w:themeColor="background1" w:themeShade="A6"/>
            <w:rPrChange w:id="493" w:author="mark quinn" w:date="2026-03-14T12:32:00Z" w16du:dateUtc="2026-03-14T04:32:00Z">
              <w:rPr>
                <w:color w:val="0000FF"/>
              </w:rPr>
            </w:rPrChange>
          </w:rPr>
          <w:delText xml:space="preserve"> agarwood, 14-23% mango)</w:delText>
        </w:r>
      </w:del>
      <w:r w:rsidRPr="00653BCD">
        <w:rPr>
          <w:color w:val="A6A6A6" w:themeColor="background1" w:themeShade="A6"/>
          <w:rPrChange w:id="494" w:author="mark quinn" w:date="2026-03-14T12:32:00Z" w16du:dateUtc="2026-03-14T04:32:00Z">
            <w:rPr>
              <w:color w:val="0000FF"/>
            </w:rPr>
          </w:rPrChange>
        </w:rPr>
        <w:t>,</w:t>
      </w:r>
      <w:r>
        <w:rPr>
          <w:color w:val="0000FF"/>
        </w:rPr>
        <w:t xml:space="preserve"> </w:t>
      </w:r>
      <w:r w:rsidR="00107D21">
        <w:rPr>
          <w:color w:val="0000FF"/>
        </w:rPr>
        <w:t>i</w:t>
      </w:r>
      <w:r>
        <w:rPr>
          <w:color w:val="0000FF"/>
        </w:rPr>
        <w:t xml:space="preserve">nflation protection, </w:t>
      </w:r>
      <w:r w:rsidR="00107D21">
        <w:rPr>
          <w:color w:val="0000FF"/>
        </w:rPr>
        <w:t>r</w:t>
      </w:r>
      <w:r>
        <w:rPr>
          <w:color w:val="0000FF"/>
        </w:rPr>
        <w:t>eal growth regardless of interest rates.</w:t>
      </w:r>
      <w:r>
        <w:rPr>
          <w:color w:val="0000FF"/>
        </w:rPr>
        <w:br/>
      </w:r>
      <w:r>
        <w:rPr>
          <w:color w:val="0000FF"/>
        </w:rPr>
        <w:br/>
        <w:t xml:space="preserve">vs </w:t>
      </w:r>
      <w:r w:rsidR="00107D21">
        <w:rPr>
          <w:color w:val="0000FF"/>
        </w:rPr>
        <w:t>b</w:t>
      </w:r>
      <w:r>
        <w:rPr>
          <w:color w:val="0000FF"/>
        </w:rPr>
        <w:t xml:space="preserve">onds (3-5%): </w:t>
      </w:r>
      <w:r w:rsidR="00107D21">
        <w:rPr>
          <w:color w:val="0000FF"/>
        </w:rPr>
        <w:t>s</w:t>
      </w:r>
      <w:r>
        <w:rPr>
          <w:color w:val="0000FF"/>
        </w:rPr>
        <w:t xml:space="preserve">uperior returns, </w:t>
      </w:r>
      <w:r w:rsidR="00107D21">
        <w:rPr>
          <w:color w:val="0000FF"/>
        </w:rPr>
        <w:t>i</w:t>
      </w:r>
      <w:r>
        <w:rPr>
          <w:color w:val="0000FF"/>
        </w:rPr>
        <w:t xml:space="preserve">nflation-resistant, </w:t>
      </w:r>
      <w:r w:rsidR="00107D21">
        <w:rPr>
          <w:color w:val="0000FF"/>
        </w:rPr>
        <w:t>t</w:t>
      </w:r>
      <w:r>
        <w:rPr>
          <w:color w:val="0000FF"/>
        </w:rPr>
        <w:t>angible backing.</w:t>
      </w:r>
      <w:r>
        <w:rPr>
          <w:color w:val="0000FF"/>
        </w:rPr>
        <w:br/>
      </w:r>
      <w:r>
        <w:rPr>
          <w:color w:val="0000FF"/>
        </w:rPr>
        <w:br/>
        <w:t xml:space="preserve">vs </w:t>
      </w:r>
      <w:r w:rsidR="00107D21">
        <w:rPr>
          <w:color w:val="0000FF"/>
        </w:rPr>
        <w:t>s</w:t>
      </w:r>
      <w:r>
        <w:rPr>
          <w:color w:val="0000FF"/>
        </w:rPr>
        <w:t xml:space="preserve">tock </w:t>
      </w:r>
      <w:r w:rsidR="00107D21">
        <w:rPr>
          <w:color w:val="0000FF"/>
        </w:rPr>
        <w:t>m</w:t>
      </w:r>
      <w:r>
        <w:rPr>
          <w:color w:val="0000FF"/>
        </w:rPr>
        <w:t xml:space="preserve">arket (~10% historical): </w:t>
      </w:r>
      <w:r w:rsidR="00107D21">
        <w:rPr>
          <w:color w:val="0000FF"/>
        </w:rPr>
        <w:t>c</w:t>
      </w:r>
      <w:r>
        <w:rPr>
          <w:color w:val="0000FF"/>
        </w:rPr>
        <w:t xml:space="preserve">omparable/superior returns, </w:t>
      </w:r>
      <w:r w:rsidR="00107D21">
        <w:rPr>
          <w:color w:val="0000FF"/>
        </w:rPr>
        <w:t>l</w:t>
      </w:r>
      <w:r>
        <w:rPr>
          <w:color w:val="0000FF"/>
        </w:rPr>
        <w:t xml:space="preserve">ower correlation, </w:t>
      </w:r>
      <w:r w:rsidR="00107D21">
        <w:rPr>
          <w:color w:val="0000FF"/>
        </w:rPr>
        <w:t>r</w:t>
      </w:r>
      <w:r>
        <w:rPr>
          <w:color w:val="0000FF"/>
        </w:rPr>
        <w:t xml:space="preserve">educed volatility, </w:t>
      </w:r>
      <w:r w:rsidR="00107D21">
        <w:rPr>
          <w:color w:val="0000FF"/>
        </w:rPr>
        <w:t>t</w:t>
      </w:r>
      <w:r>
        <w:rPr>
          <w:color w:val="0000FF"/>
        </w:rPr>
        <w:t>angible assets.</w:t>
      </w:r>
      <w:r>
        <w:rPr>
          <w:color w:val="0000FF"/>
        </w:rPr>
        <w:br/>
      </w:r>
      <w:r>
        <w:rPr>
          <w:color w:val="0000FF"/>
        </w:rPr>
        <w:lastRenderedPageBreak/>
        <w:br/>
        <w:t xml:space="preserve">vs </w:t>
      </w:r>
      <w:r w:rsidR="00107D21">
        <w:rPr>
          <w:color w:val="0000FF"/>
        </w:rPr>
        <w:t>r</w:t>
      </w:r>
      <w:r>
        <w:rPr>
          <w:color w:val="0000FF"/>
        </w:rPr>
        <w:t xml:space="preserve">eal </w:t>
      </w:r>
      <w:r w:rsidR="00107D21">
        <w:rPr>
          <w:color w:val="0000FF"/>
        </w:rPr>
        <w:t>e</w:t>
      </w:r>
      <w:r>
        <w:rPr>
          <w:color w:val="0000FF"/>
        </w:rPr>
        <w:t xml:space="preserve">state: </w:t>
      </w:r>
      <w:r w:rsidR="00107D21">
        <w:rPr>
          <w:color w:val="0000FF"/>
        </w:rPr>
        <w:t>s</w:t>
      </w:r>
      <w:r>
        <w:rPr>
          <w:color w:val="0000FF"/>
        </w:rPr>
        <w:t xml:space="preserve">imilar concept (appreciating assets), </w:t>
      </w:r>
      <w:r w:rsidR="00107D21">
        <w:rPr>
          <w:color w:val="0000FF"/>
        </w:rPr>
        <w:t>l</w:t>
      </w:r>
      <w:r>
        <w:rPr>
          <w:color w:val="0000FF"/>
        </w:rPr>
        <w:t xml:space="preserve">ower entry (USD 5,887.50 vs typical property minimums), </w:t>
      </w:r>
      <w:r w:rsidR="00107D21">
        <w:rPr>
          <w:color w:val="0000FF"/>
        </w:rPr>
        <w:t>p</w:t>
      </w:r>
      <w:r>
        <w:rPr>
          <w:color w:val="0000FF"/>
        </w:rPr>
        <w:t xml:space="preserve">rofessional management, </w:t>
      </w:r>
      <w:r w:rsidR="00107D21">
        <w:rPr>
          <w:color w:val="0000FF"/>
        </w:rPr>
        <w:t>e</w:t>
      </w:r>
      <w:r>
        <w:rPr>
          <w:color w:val="0000FF"/>
        </w:rPr>
        <w:t>nvironmental impact.</w:t>
      </w:r>
      <w:r>
        <w:rPr>
          <w:color w:val="0000FF"/>
        </w:rPr>
        <w:br/>
      </w:r>
      <w:r>
        <w:rPr>
          <w:color w:val="0000FF"/>
        </w:rPr>
        <w:br/>
        <w:t xml:space="preserve">Unique Benefits: </w:t>
      </w:r>
      <w:r w:rsidR="00107D21">
        <w:rPr>
          <w:color w:val="0000FF"/>
        </w:rPr>
        <w:t>p</w:t>
      </w:r>
      <w:r>
        <w:rPr>
          <w:color w:val="0000FF"/>
        </w:rPr>
        <w:t xml:space="preserve">ortfolio diversification, </w:t>
      </w:r>
      <w:r w:rsidR="00107D21">
        <w:rPr>
          <w:color w:val="0000FF"/>
        </w:rPr>
        <w:t>d</w:t>
      </w:r>
      <w:r>
        <w:rPr>
          <w:color w:val="0000FF"/>
        </w:rPr>
        <w:t xml:space="preserve">irect ownership (not fund units), </w:t>
      </w:r>
      <w:r w:rsidR="00107D21">
        <w:rPr>
          <w:color w:val="0000FF"/>
        </w:rPr>
        <w:t>a</w:t>
      </w:r>
      <w:r>
        <w:rPr>
          <w:color w:val="0000FF"/>
        </w:rPr>
        <w:t xml:space="preserve">ligned incentives (commission-based), </w:t>
      </w:r>
      <w:r w:rsidR="00107D21">
        <w:rPr>
          <w:color w:val="0000FF"/>
        </w:rPr>
        <w:t>g</w:t>
      </w:r>
      <w:r>
        <w:rPr>
          <w:color w:val="0000FF"/>
        </w:rPr>
        <w:t xml:space="preserve">rowing scarcity of agricultural land, </w:t>
      </w:r>
      <w:r w:rsidR="00107D21">
        <w:rPr>
          <w:color w:val="0000FF"/>
        </w:rPr>
        <w:t>i</w:t>
      </w:r>
      <w:r>
        <w:rPr>
          <w:color w:val="0000FF"/>
        </w:rPr>
        <w:t>ncreasing demand for premium natur</w:t>
      </w:r>
      <w:r>
        <w:rPr>
          <w:color w:val="0000FF"/>
        </w:rPr>
        <w:t>al products</w:t>
      </w:r>
      <w:ins w:id="495" w:author="mark quinn" w:date="2026-03-14T12:34:00Z" w16du:dateUtc="2026-03-14T04:34:00Z">
        <w:r w:rsidR="00653BCD">
          <w:rPr>
            <w:color w:val="0000FF"/>
          </w:rPr>
          <w:t xml:space="preserve">, </w:t>
        </w:r>
        <w:r w:rsidR="00653BCD" w:rsidRPr="00653BCD">
          <w:rPr>
            <w:color w:val="A6A6A6" w:themeColor="background1" w:themeShade="A6"/>
            <w:rPrChange w:id="496" w:author="mark quinn" w:date="2026-03-14T12:35:00Z" w16du:dateUtc="2026-03-14T04:35:00Z">
              <w:rPr>
                <w:color w:val="0000FF"/>
              </w:rPr>
            </w:rPrChange>
          </w:rPr>
          <w:t>potential for higher retu</w:t>
        </w:r>
      </w:ins>
      <w:ins w:id="497" w:author="mark quinn" w:date="2026-03-14T12:35:00Z" w16du:dateUtc="2026-03-14T04:35:00Z">
        <w:r w:rsidR="00653BCD" w:rsidRPr="00653BCD">
          <w:rPr>
            <w:color w:val="A6A6A6" w:themeColor="background1" w:themeShade="A6"/>
            <w:rPrChange w:id="498" w:author="mark quinn" w:date="2026-03-14T12:35:00Z" w16du:dateUtc="2026-03-14T04:35:00Z">
              <w:rPr>
                <w:color w:val="0000FF"/>
              </w:rPr>
            </w:rPrChange>
          </w:rPr>
          <w:t>rns from increased yields and sales price</w:t>
        </w:r>
      </w:ins>
      <w:r>
        <w:rPr>
          <w:color w:val="0000FF"/>
        </w:rPr>
        <w:t>.</w:t>
      </w:r>
      <w:r w:rsidR="00107D21" w:rsidRPr="00107D21">
        <w:rPr>
          <w:color w:val="000000" w:themeColor="text1"/>
          <w:highlight w:val="green"/>
        </w:rPr>
        <w:t xml:space="preserve"> </w:t>
      </w:r>
      <w:r w:rsidR="00107D21" w:rsidRPr="00A44D34">
        <w:rPr>
          <w:color w:val="000000" w:themeColor="text1"/>
          <w:highlight w:val="green"/>
        </w:rPr>
        <w:t xml:space="preserve">MARK: </w:t>
      </w:r>
      <w:r w:rsidR="00107D21">
        <w:rPr>
          <w:color w:val="000000" w:themeColor="text1"/>
          <w:highlight w:val="green"/>
        </w:rPr>
        <w:t>WHAT DO YOU THINK</w:t>
      </w:r>
      <w:r w:rsidR="00107D21" w:rsidRPr="00A44D34">
        <w:rPr>
          <w:color w:val="000000" w:themeColor="text1"/>
          <w:highlight w:val="green"/>
        </w:rPr>
        <w:t>?</w:t>
      </w:r>
      <w:ins w:id="499" w:author="mark quinn" w:date="2026-03-14T12:36:00Z" w16du:dateUtc="2026-03-14T04:36:00Z">
        <w:r w:rsidR="00653BCD">
          <w:rPr>
            <w:color w:val="000000" w:themeColor="text1"/>
          </w:rPr>
          <w:t>Amazing!!</w:t>
        </w:r>
      </w:ins>
      <w:r>
        <w:rPr>
          <w:color w:val="0000FF"/>
        </w:rPr>
        <w:br/>
      </w:r>
    </w:p>
    <w:p w14:paraId="513EE721" w14:textId="77777777" w:rsidR="007C7C88" w:rsidRDefault="007D654A">
      <w:r>
        <w:t>______________________________________________________________________</w:t>
      </w:r>
    </w:p>
    <w:p w14:paraId="3ACBEA2A" w14:textId="1C4EF276" w:rsidR="007C7C88" w:rsidRDefault="007D654A">
      <w:r>
        <w:br/>
      </w:r>
    </w:p>
    <w:p w14:paraId="157C4EF4" w14:textId="299FA975" w:rsidR="007C7C88" w:rsidRDefault="007C7C88"/>
    <w:sectPr w:rsidR="007C7C8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Body CS)">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84164"/>
    <w:multiLevelType w:val="hybridMultilevel"/>
    <w:tmpl w:val="B1F6A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5721683"/>
    <w:multiLevelType w:val="multilevel"/>
    <w:tmpl w:val="847A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9124CF"/>
    <w:multiLevelType w:val="multilevel"/>
    <w:tmpl w:val="B718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903BC"/>
    <w:multiLevelType w:val="multilevel"/>
    <w:tmpl w:val="DEF04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50148A"/>
    <w:multiLevelType w:val="multilevel"/>
    <w:tmpl w:val="5560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508263">
    <w:abstractNumId w:val="8"/>
  </w:num>
  <w:num w:numId="2" w16cid:durableId="1350183566">
    <w:abstractNumId w:val="6"/>
  </w:num>
  <w:num w:numId="3" w16cid:durableId="1035929020">
    <w:abstractNumId w:val="5"/>
  </w:num>
  <w:num w:numId="4" w16cid:durableId="427963653">
    <w:abstractNumId w:val="4"/>
  </w:num>
  <w:num w:numId="5" w16cid:durableId="1721324643">
    <w:abstractNumId w:val="7"/>
  </w:num>
  <w:num w:numId="6" w16cid:durableId="907836842">
    <w:abstractNumId w:val="3"/>
  </w:num>
  <w:num w:numId="7" w16cid:durableId="616185592">
    <w:abstractNumId w:val="2"/>
  </w:num>
  <w:num w:numId="8" w16cid:durableId="1671983205">
    <w:abstractNumId w:val="1"/>
  </w:num>
  <w:num w:numId="9" w16cid:durableId="2106994277">
    <w:abstractNumId w:val="0"/>
  </w:num>
  <w:num w:numId="10" w16cid:durableId="685064356">
    <w:abstractNumId w:val="12"/>
  </w:num>
  <w:num w:numId="11" w16cid:durableId="1456947429">
    <w:abstractNumId w:val="11"/>
  </w:num>
  <w:num w:numId="12" w16cid:durableId="1388577581">
    <w:abstractNumId w:val="10"/>
  </w:num>
  <w:num w:numId="13" w16cid:durableId="33652584">
    <w:abstractNumId w:val="9"/>
  </w:num>
  <w:num w:numId="14" w16cid:durableId="185460510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quinn">
    <w15:presenceInfo w15:providerId="Windows Live" w15:userId="32150312cf9a17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13D"/>
    <w:rsid w:val="00034616"/>
    <w:rsid w:val="00057799"/>
    <w:rsid w:val="0006063C"/>
    <w:rsid w:val="0007755F"/>
    <w:rsid w:val="000908D3"/>
    <w:rsid w:val="000B16B7"/>
    <w:rsid w:val="00107D21"/>
    <w:rsid w:val="0015074B"/>
    <w:rsid w:val="00195C11"/>
    <w:rsid w:val="0029639D"/>
    <w:rsid w:val="00296831"/>
    <w:rsid w:val="002E5B4E"/>
    <w:rsid w:val="002F6487"/>
    <w:rsid w:val="00326F90"/>
    <w:rsid w:val="00336594"/>
    <w:rsid w:val="00365C0B"/>
    <w:rsid w:val="00384260"/>
    <w:rsid w:val="003933DD"/>
    <w:rsid w:val="003B5766"/>
    <w:rsid w:val="003D0F4B"/>
    <w:rsid w:val="003D159C"/>
    <w:rsid w:val="003F2264"/>
    <w:rsid w:val="00424362"/>
    <w:rsid w:val="00465313"/>
    <w:rsid w:val="00500BF1"/>
    <w:rsid w:val="00527CCF"/>
    <w:rsid w:val="005A0B74"/>
    <w:rsid w:val="005F15E7"/>
    <w:rsid w:val="00653BCD"/>
    <w:rsid w:val="006572E3"/>
    <w:rsid w:val="006A4692"/>
    <w:rsid w:val="006D0DE7"/>
    <w:rsid w:val="00702C46"/>
    <w:rsid w:val="007043F1"/>
    <w:rsid w:val="00711E87"/>
    <w:rsid w:val="00787AC7"/>
    <w:rsid w:val="007C7C88"/>
    <w:rsid w:val="007D3477"/>
    <w:rsid w:val="008912FC"/>
    <w:rsid w:val="008D0339"/>
    <w:rsid w:val="008D0490"/>
    <w:rsid w:val="008D17E7"/>
    <w:rsid w:val="00900281"/>
    <w:rsid w:val="009557E2"/>
    <w:rsid w:val="009747DC"/>
    <w:rsid w:val="009D2DF3"/>
    <w:rsid w:val="00A157C0"/>
    <w:rsid w:val="00A44D34"/>
    <w:rsid w:val="00A4521D"/>
    <w:rsid w:val="00A62B66"/>
    <w:rsid w:val="00AA1D8D"/>
    <w:rsid w:val="00AD4D76"/>
    <w:rsid w:val="00B47730"/>
    <w:rsid w:val="00BA493C"/>
    <w:rsid w:val="00BD2833"/>
    <w:rsid w:val="00BD38F1"/>
    <w:rsid w:val="00C47B6F"/>
    <w:rsid w:val="00CB0664"/>
    <w:rsid w:val="00D31D1A"/>
    <w:rsid w:val="00DB167A"/>
    <w:rsid w:val="00E12B24"/>
    <w:rsid w:val="00E86749"/>
    <w:rsid w:val="00E968CD"/>
    <w:rsid w:val="00EA66B4"/>
    <w:rsid w:val="00ED3F6D"/>
    <w:rsid w:val="00EF256A"/>
    <w:rsid w:val="00F77A7C"/>
    <w:rsid w:val="00F91662"/>
    <w:rsid w:val="00FA27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AE762E4"/>
  <w14:defaultImageDpi w14:val="300"/>
  <w15:docId w15:val="{18ED8518-1531-BA49-8238-283CEC6FA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claude-response-body">
    <w:name w:val="font-claude-response-body"/>
    <w:basedOn w:val="Normal"/>
    <w:rsid w:val="00E968C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whitespace-normal">
    <w:name w:val="whitespace-normal"/>
    <w:basedOn w:val="Normal"/>
    <w:rsid w:val="0005779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9747DC"/>
    <w:rPr>
      <w:color w:val="0000FF" w:themeColor="hyperlink"/>
      <w:u w:val="single"/>
    </w:rPr>
  </w:style>
  <w:style w:type="character" w:styleId="UnresolvedMention">
    <w:name w:val="Unresolved Mention"/>
    <w:basedOn w:val="DefaultParagraphFont"/>
    <w:uiPriority w:val="99"/>
    <w:semiHidden/>
    <w:unhideWhenUsed/>
    <w:rsid w:val="009747DC"/>
    <w:rPr>
      <w:color w:val="605E5C"/>
      <w:shd w:val="clear" w:color="auto" w:fill="E1DFDD"/>
    </w:rPr>
  </w:style>
  <w:style w:type="paragraph" w:styleId="Revision">
    <w:name w:val="Revision"/>
    <w:hidden/>
    <w:uiPriority w:val="99"/>
    <w:semiHidden/>
    <w:rsid w:val="008D0339"/>
    <w:pPr>
      <w:spacing w:after="0" w:line="240" w:lineRule="auto"/>
    </w:pPr>
    <w:rPr>
      <w:rFonts w:ascii="Calibri" w:hAnsi="Calibr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oldenforests.ai"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30</Pages>
  <Words>7090</Words>
  <Characters>40414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quinn</cp:lastModifiedBy>
  <cp:revision>2</cp:revision>
  <dcterms:created xsi:type="dcterms:W3CDTF">2026-03-14T04:36:00Z</dcterms:created>
  <dcterms:modified xsi:type="dcterms:W3CDTF">2026-03-14T04:36:00Z</dcterms:modified>
  <cp:category/>
</cp:coreProperties>
</file>